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comments.xml" ContentType="application/vnd.openxmlformats-officedocument.wordprocessingml.commen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197" w:rsidRDefault="008619F3" w:rsidP="006A409D">
      <w:pPr>
        <w:pStyle w:val="Heading1"/>
      </w:pPr>
      <w:r>
        <w:t>Scalable Web Architecture and Distributed Systems</w:t>
      </w:r>
    </w:p>
    <w:p w:rsidR="008619F3" w:rsidRDefault="008619F3"/>
    <w:p w:rsidR="00F00802" w:rsidRDefault="00F00802">
      <w:r>
        <w:t xml:space="preserve">Open </w:t>
      </w:r>
      <w:ins w:id="0" w:author="Amy Brown" w:date="2011-11-17T16:11:00Z">
        <w:r w:rsidR="002C34DE">
          <w:t>s</w:t>
        </w:r>
      </w:ins>
      <w:del w:id="1" w:author="Amy Brown" w:date="2011-11-17T16:11:00Z">
        <w:r w:rsidDel="002C34DE">
          <w:delText>S</w:delText>
        </w:r>
      </w:del>
      <w:r>
        <w:t xml:space="preserve">ource software has become a fundamental building block for some of the biggest </w:t>
      </w:r>
      <w:del w:id="2" w:author="Amy Brown" w:date="2011-11-17T15:11:00Z">
        <w:r w:rsidDel="002D05E9">
          <w:delText>web site</w:delText>
        </w:r>
      </w:del>
      <w:ins w:id="3" w:author="Amy Brown" w:date="2011-11-17T15:11:00Z">
        <w:r w:rsidR="002D05E9">
          <w:t>website</w:t>
        </w:r>
      </w:ins>
      <w:r>
        <w:t>s online</w:t>
      </w:r>
      <w:del w:id="4" w:author="Amy Brown" w:date="2011-11-17T15:15:00Z">
        <w:r w:rsidDel="00877D31">
          <w:delText xml:space="preserve">.  </w:delText>
        </w:r>
      </w:del>
      <w:ins w:id="5" w:author="Amy Brown" w:date="2011-11-17T15:15:00Z">
        <w:r w:rsidR="00877D31">
          <w:t xml:space="preserve">. </w:t>
        </w:r>
      </w:ins>
      <w:r>
        <w:t xml:space="preserve"> </w:t>
      </w:r>
      <w:del w:id="6" w:author="Amy Brown" w:date="2011-11-17T14:59:00Z">
        <w:r w:rsidDel="005C02B0">
          <w:delText>And a</w:delText>
        </w:r>
      </w:del>
      <w:ins w:id="7" w:author="Amy Brown" w:date="2011-11-17T14:59:00Z">
        <w:r w:rsidR="005C02B0">
          <w:t>A</w:t>
        </w:r>
      </w:ins>
      <w:r>
        <w:t xml:space="preserve">s those websites have grown, best practices and guiding principles around </w:t>
      </w:r>
      <w:del w:id="8" w:author="Amy Brown" w:date="2011-11-17T15:03:00Z">
        <w:r w:rsidDel="005C02B0">
          <w:delText xml:space="preserve">these </w:delText>
        </w:r>
      </w:del>
      <w:ins w:id="9" w:author="Amy Brown" w:date="2011-11-17T15:03:00Z">
        <w:r w:rsidR="005C02B0">
          <w:t xml:space="preserve">large web </w:t>
        </w:r>
      </w:ins>
      <w:r>
        <w:t>architectures have emerged</w:t>
      </w:r>
      <w:del w:id="10" w:author="Amy Brown" w:date="2011-11-17T15:15:00Z">
        <w:r w:rsidDel="00877D31">
          <w:delText xml:space="preserve">.  </w:delText>
        </w:r>
      </w:del>
      <w:ins w:id="11" w:author="Amy Brown" w:date="2011-11-17T15:15:00Z">
        <w:r w:rsidR="00877D31">
          <w:t xml:space="preserve">. </w:t>
        </w:r>
      </w:ins>
      <w:r>
        <w:t xml:space="preserve">This chapter seeks to cover some of the key </w:t>
      </w:r>
      <w:del w:id="12" w:author="Amy Brown" w:date="2011-11-17T15:01:00Z">
        <w:r w:rsidDel="005C02B0">
          <w:delText xml:space="preserve">things </w:delText>
        </w:r>
      </w:del>
      <w:ins w:id="13" w:author="Amy Brown" w:date="2011-11-17T15:01:00Z">
        <w:r w:rsidR="005C02B0">
          <w:t xml:space="preserve">issues </w:t>
        </w:r>
      </w:ins>
      <w:r>
        <w:t xml:space="preserve">to consider when designing </w:t>
      </w:r>
      <w:del w:id="14" w:author="Amy Brown" w:date="2011-11-17T15:02:00Z">
        <w:r w:rsidDel="005C02B0">
          <w:delText>these types of systems</w:delText>
        </w:r>
      </w:del>
      <w:ins w:id="15" w:author="Amy Brown" w:date="2011-11-17T15:02:00Z">
        <w:r w:rsidR="005C02B0">
          <w:t xml:space="preserve">large </w:t>
        </w:r>
      </w:ins>
      <w:ins w:id="16" w:author="Amy Brown" w:date="2011-11-17T15:11:00Z">
        <w:r w:rsidR="002D05E9">
          <w:t>website</w:t>
        </w:r>
      </w:ins>
      <w:ins w:id="17" w:author="Amy Brown" w:date="2011-11-17T15:02:00Z">
        <w:r w:rsidR="005C02B0">
          <w:t>s</w:t>
        </w:r>
      </w:ins>
      <w:r>
        <w:t xml:space="preserve">, as well as some of the building blocks used to achieve these </w:t>
      </w:r>
      <w:commentRangeStart w:id="18"/>
      <w:r>
        <w:t>goals</w:t>
      </w:r>
      <w:commentRangeEnd w:id="18"/>
      <w:r w:rsidR="005C02B0">
        <w:rPr>
          <w:rStyle w:val="CommentReference"/>
          <w:vanish/>
        </w:rPr>
        <w:commentReference w:id="18"/>
      </w:r>
      <w:del w:id="19" w:author="Amy Brown" w:date="2011-11-17T15:15:00Z">
        <w:r w:rsidDel="00877D31">
          <w:delText xml:space="preserve">.  </w:delText>
        </w:r>
      </w:del>
      <w:ins w:id="20" w:author="Amy Brown" w:date="2011-11-17T15:15:00Z">
        <w:r w:rsidR="00877D31">
          <w:t xml:space="preserve">. </w:t>
        </w:r>
      </w:ins>
    </w:p>
    <w:p w:rsidR="008619F3" w:rsidRDefault="00F00802">
      <w:r>
        <w:t>In the interest of brevity</w:t>
      </w:r>
      <w:del w:id="21" w:author="Amy Brown" w:date="2011-11-17T16:13:00Z">
        <w:r w:rsidDel="00133CEA">
          <w:delText>,</w:delText>
        </w:r>
      </w:del>
      <w:r>
        <w:t xml:space="preserve"> this chapter is largely focused on web systems, although some of the material is applicable </w:t>
      </w:r>
      <w:del w:id="22" w:author="Amy Brown" w:date="2011-11-17T15:03:00Z">
        <w:r w:rsidDel="005C02B0">
          <w:delText xml:space="preserve">in </w:delText>
        </w:r>
      </w:del>
      <w:ins w:id="23" w:author="Amy Brown" w:date="2011-11-17T15:03:00Z">
        <w:r w:rsidR="005C02B0">
          <w:t xml:space="preserve">to </w:t>
        </w:r>
      </w:ins>
      <w:r>
        <w:t>other areas</w:t>
      </w:r>
      <w:ins w:id="24" w:author="Amy Brown" w:date="2011-11-17T15:03:00Z">
        <w:r w:rsidR="005C02B0">
          <w:t xml:space="preserve"> of software development</w:t>
        </w:r>
      </w:ins>
      <w:r>
        <w:t xml:space="preserve"> as well.</w:t>
      </w:r>
    </w:p>
    <w:p w:rsidR="00F00802" w:rsidRDefault="008619F3" w:rsidP="006A409D">
      <w:pPr>
        <w:pStyle w:val="Heading2"/>
      </w:pPr>
      <w:r>
        <w:t xml:space="preserve">Principles of </w:t>
      </w:r>
      <w:r w:rsidR="00F86BCC">
        <w:t xml:space="preserve">Web </w:t>
      </w:r>
      <w:r>
        <w:t>Distributed Systems Design</w:t>
      </w:r>
    </w:p>
    <w:p w:rsidR="00A8739E" w:rsidRDefault="00A8739E" w:rsidP="00A8739E">
      <w:r>
        <w:t xml:space="preserve">What exactly does it mean to build and operate a scalable </w:t>
      </w:r>
      <w:del w:id="25" w:author="Amy Brown" w:date="2011-11-17T15:11:00Z">
        <w:r w:rsidDel="002D05E9">
          <w:delText>web site</w:delText>
        </w:r>
      </w:del>
      <w:ins w:id="26" w:author="Amy Brown" w:date="2011-11-17T15:11:00Z">
        <w:r w:rsidR="002D05E9">
          <w:t>website</w:t>
        </w:r>
      </w:ins>
      <w:r>
        <w:t xml:space="preserve"> or application? </w:t>
      </w:r>
      <w:del w:id="27" w:author="Amy Brown" w:date="2011-11-17T16:13:00Z">
        <w:r w:rsidDel="00D34BB8">
          <w:delText xml:space="preserve"> </w:delText>
        </w:r>
      </w:del>
      <w:del w:id="28" w:author="Amy Brown" w:date="2011-11-17T15:06:00Z">
        <w:r w:rsidDel="005C02B0">
          <w:delText xml:space="preserve">The </w:delText>
        </w:r>
      </w:del>
      <w:ins w:id="29" w:author="Amy Brown" w:date="2011-11-17T15:06:00Z">
        <w:r w:rsidR="005C02B0">
          <w:t xml:space="preserve">At a </w:t>
        </w:r>
      </w:ins>
      <w:del w:id="30" w:author="Amy Brown" w:date="2011-11-17T15:06:00Z">
        <w:r w:rsidDel="005C02B0">
          <w:delText xml:space="preserve">primitive </w:delText>
        </w:r>
      </w:del>
      <w:ins w:id="31" w:author="Amy Brown" w:date="2011-11-17T15:06:00Z">
        <w:r w:rsidR="005C02B0">
          <w:t xml:space="preserve">basic </w:t>
        </w:r>
      </w:ins>
      <w:r>
        <w:t xml:space="preserve">level </w:t>
      </w:r>
      <w:r w:rsidR="00D01663">
        <w:t>i</w:t>
      </w:r>
      <w:ins w:id="32" w:author="Amy Brown" w:date="2011-11-17T15:06:00Z">
        <w:r w:rsidR="005C02B0">
          <w:t>t’</w:t>
        </w:r>
      </w:ins>
      <w:r w:rsidR="00D01663">
        <w:t xml:space="preserve">s </w:t>
      </w:r>
      <w:del w:id="33" w:author="Amy Brown" w:date="2011-11-17T15:07:00Z">
        <w:r w:rsidR="00D01663" w:rsidDel="005C02B0">
          <w:delText xml:space="preserve">just </w:delText>
        </w:r>
      </w:del>
      <w:ins w:id="34" w:author="Amy Brown" w:date="2011-11-17T15:07:00Z">
        <w:r w:rsidR="005C02B0">
          <w:t xml:space="preserve">simply </w:t>
        </w:r>
      </w:ins>
      <w:r>
        <w:t>connecting users with remote resources via the Internet</w:t>
      </w:r>
      <w:del w:id="35" w:author="Amy Brown" w:date="2011-11-17T15:07:00Z">
        <w:r w:rsidDel="005C02B0">
          <w:delText xml:space="preserve"> – and </w:delText>
        </w:r>
      </w:del>
      <w:ins w:id="36" w:author="Amy Brown" w:date="2011-11-17T15:07:00Z">
        <w:r w:rsidR="005C02B0">
          <w:t xml:space="preserve">. </w:t>
        </w:r>
      </w:ins>
      <w:del w:id="37" w:author="Amy Brown" w:date="2011-11-17T15:07:00Z">
        <w:r w:rsidDel="005C02B0">
          <w:delText xml:space="preserve">the </w:delText>
        </w:r>
      </w:del>
      <w:ins w:id="38" w:author="Amy Brown" w:date="2011-11-17T15:07:00Z">
        <w:r w:rsidR="005C02B0">
          <w:t xml:space="preserve">The </w:t>
        </w:r>
      </w:ins>
      <w:del w:id="39" w:author="Amy Brown" w:date="2011-11-17T16:14:00Z">
        <w:r w:rsidDel="00D34BB8">
          <w:delText xml:space="preserve">part </w:delText>
        </w:r>
      </w:del>
      <w:ins w:id="40" w:author="Amy Brown" w:date="2011-11-17T16:14:00Z">
        <w:r w:rsidR="00D34BB8">
          <w:t xml:space="preserve">thing </w:t>
        </w:r>
      </w:ins>
      <w:r>
        <w:t xml:space="preserve">that makes it scalable is that the resources, or access to those resources, are distributed across multiple servers. </w:t>
      </w:r>
    </w:p>
    <w:p w:rsidR="009364C0" w:rsidRPr="00A8739E" w:rsidRDefault="00D01663" w:rsidP="00A8739E">
      <w:r>
        <w:t>Like most things in life</w:t>
      </w:r>
      <w:r w:rsidR="009364C0">
        <w:t>,</w:t>
      </w:r>
      <w:r>
        <w:t xml:space="preserve"> taking the time to plan ahead can help in the long run</w:t>
      </w:r>
      <w:r w:rsidR="009364C0">
        <w:t>;</w:t>
      </w:r>
      <w:r>
        <w:t xml:space="preserve"> </w:t>
      </w:r>
      <w:del w:id="41" w:author="Amy Brown" w:date="2011-11-17T15:07:00Z">
        <w:r w:rsidR="009364C0" w:rsidDel="005C02B0">
          <w:delText xml:space="preserve">and </w:delText>
        </w:r>
      </w:del>
      <w:del w:id="42" w:author="Amy Brown" w:date="2011-11-17T16:14:00Z">
        <w:r w:rsidR="009364C0" w:rsidDel="007215AD">
          <w:delText>s</w:delText>
        </w:r>
        <w:r w:rsidDel="007215AD">
          <w:delText xml:space="preserve">ince </w:delText>
        </w:r>
      </w:del>
      <w:r>
        <w:t xml:space="preserve">most systems </w:t>
      </w:r>
      <w:r w:rsidR="009364C0">
        <w:t xml:space="preserve">do not </w:t>
      </w:r>
      <w:r>
        <w:t xml:space="preserve">start out large, </w:t>
      </w:r>
      <w:ins w:id="43" w:author="Amy Brown" w:date="2011-11-17T16:15:00Z">
        <w:r w:rsidR="007215AD">
          <w:t xml:space="preserve">but </w:t>
        </w:r>
      </w:ins>
      <w:r>
        <w:t xml:space="preserve">understanding some of the </w:t>
      </w:r>
      <w:r w:rsidR="001F71E6">
        <w:t>considerations</w:t>
      </w:r>
      <w:r>
        <w:t xml:space="preserve"> behind the</w:t>
      </w:r>
      <w:r w:rsidR="00744FF6">
        <w:t xml:space="preserve"> big </w:t>
      </w:r>
      <w:del w:id="44" w:author="Amy Brown" w:date="2011-11-17T15:08:00Z">
        <w:r w:rsidR="00744FF6" w:rsidDel="005C02B0">
          <w:delText xml:space="preserve">online </w:delText>
        </w:r>
      </w:del>
      <w:del w:id="45" w:author="Amy Brown" w:date="2011-11-17T15:11:00Z">
        <w:r w:rsidR="00744FF6" w:rsidDel="002D05E9">
          <w:delText>site</w:delText>
        </w:r>
      </w:del>
      <w:ins w:id="46" w:author="Amy Brown" w:date="2011-11-17T15:11:00Z">
        <w:r w:rsidR="002D05E9">
          <w:t>website</w:t>
        </w:r>
      </w:ins>
      <w:r w:rsidR="00744FF6">
        <w:t xml:space="preserve">s </w:t>
      </w:r>
      <w:r>
        <w:t>can result in smarter decisions at the beginning</w:t>
      </w:r>
      <w:del w:id="47" w:author="Amy Brown" w:date="2011-11-17T15:15:00Z">
        <w:r w:rsidDel="00877D31">
          <w:delText>.</w:delText>
        </w:r>
        <w:r w:rsidR="00744FF6" w:rsidDel="00877D31">
          <w:delText xml:space="preserve">  </w:delText>
        </w:r>
      </w:del>
      <w:ins w:id="48" w:author="Amy Brown" w:date="2011-11-17T15:15:00Z">
        <w:r w:rsidR="00877D31">
          <w:t xml:space="preserve">. </w:t>
        </w:r>
      </w:ins>
      <w:del w:id="49" w:author="Amy Brown" w:date="2011-11-17T15:08:00Z">
        <w:r w:rsidR="00744FF6" w:rsidDel="005C02B0">
          <w:delText xml:space="preserve">Below </w:delText>
        </w:r>
      </w:del>
      <w:ins w:id="50" w:author="Amy Brown" w:date="2011-11-17T15:08:00Z">
        <w:r w:rsidR="005C02B0">
          <w:t xml:space="preserve">Here </w:t>
        </w:r>
      </w:ins>
      <w:r w:rsidR="00744FF6">
        <w:t xml:space="preserve">are some of </w:t>
      </w:r>
      <w:r w:rsidR="001F71E6">
        <w:t>the key principles that influence the design of</w:t>
      </w:r>
      <w:r>
        <w:t xml:space="preserve"> </w:t>
      </w:r>
      <w:r w:rsidR="001F71E6">
        <w:t>large-scale</w:t>
      </w:r>
      <w:r>
        <w:t xml:space="preserve"> web systems:</w:t>
      </w:r>
    </w:p>
    <w:p w:rsidR="00F83632" w:rsidRPr="00F86BCC" w:rsidRDefault="00F83632" w:rsidP="00F83632">
      <w:pPr>
        <w:numPr>
          <w:ilvl w:val="0"/>
          <w:numId w:val="1"/>
          <w:numberingChange w:id="51" w:author="Amy Brown" w:date="2011-11-17T20:46:00Z" w:original="•"/>
        </w:numPr>
        <w:rPr>
          <w:b/>
        </w:rPr>
      </w:pPr>
      <w:r w:rsidRPr="00F86BCC">
        <w:rPr>
          <w:b/>
        </w:rPr>
        <w:t xml:space="preserve">Availability </w:t>
      </w:r>
    </w:p>
    <w:p w:rsidR="00F83632" w:rsidRPr="008619F3" w:rsidRDefault="00A11A64" w:rsidP="00F83632">
      <w:pPr>
        <w:numPr>
          <w:ilvl w:val="1"/>
          <w:numId w:val="1"/>
          <w:numberingChange w:id="52" w:author="Amy Brown" w:date="2011-11-17T20:46:00Z" w:original=""/>
        </w:numPr>
        <w:ind w:left="720" w:hanging="360"/>
      </w:pPr>
      <w:del w:id="53" w:author="Amy Brown" w:date="2011-11-17T16:15:00Z">
        <w:r w:rsidDel="00F66C2D">
          <w:delText xml:space="preserve">The uptime of </w:delText>
        </w:r>
      </w:del>
      <w:del w:id="54" w:author="Amy Brown" w:date="2011-11-17T15:08:00Z">
        <w:r w:rsidDel="005C02B0">
          <w:delText>a</w:delText>
        </w:r>
      </w:del>
      <w:del w:id="55" w:author="Amy Brown" w:date="2011-11-17T16:15:00Z">
        <w:r w:rsidDel="00F66C2D">
          <w:delText xml:space="preserve"> we</w:delText>
        </w:r>
      </w:del>
      <w:ins w:id="56" w:author="Amy Brown" w:date="2011-11-17T16:15:00Z">
        <w:r w:rsidR="00F66C2D">
          <w:t>Website uptime</w:t>
        </w:r>
      </w:ins>
      <w:del w:id="57" w:author="Amy Brown" w:date="2011-11-17T16:15:00Z">
        <w:r w:rsidDel="00F66C2D">
          <w:delText>bsite</w:delText>
        </w:r>
      </w:del>
      <w:r>
        <w:t xml:space="preserve"> is absolutely critical to the reputation and </w:t>
      </w:r>
      <w:r w:rsidR="00BF74B2">
        <w:t>function</w:t>
      </w:r>
      <w:del w:id="58" w:author="Amy Brown" w:date="2011-11-17T15:08:00Z">
        <w:r w:rsidR="00BF74B2" w:rsidDel="005C02B0">
          <w:delText>ality</w:delText>
        </w:r>
      </w:del>
      <w:r w:rsidR="00BF74B2">
        <w:t xml:space="preserve"> </w:t>
      </w:r>
      <w:r>
        <w:t>of many companies</w:t>
      </w:r>
      <w:del w:id="59" w:author="Amy Brown" w:date="2011-11-17T15:15:00Z">
        <w:r w:rsidR="00F83632" w:rsidDel="00877D31">
          <w:delText xml:space="preserve">.  </w:delText>
        </w:r>
      </w:del>
      <w:ins w:id="60" w:author="Amy Brown" w:date="2011-11-17T15:15:00Z">
        <w:r w:rsidR="00877D31">
          <w:t xml:space="preserve">. </w:t>
        </w:r>
      </w:ins>
      <w:r w:rsidR="00F83632">
        <w:t>For some of the larger online retail</w:t>
      </w:r>
      <w:ins w:id="61" w:author="Amy Brown" w:date="2011-11-17T20:23:00Z">
        <w:r w:rsidR="00041718">
          <w:t>ers</w:t>
        </w:r>
      </w:ins>
      <w:del w:id="62" w:author="Amy Brown" w:date="2011-11-17T20:23:00Z">
        <w:r w:rsidR="00F83632" w:rsidDel="00041718">
          <w:delText xml:space="preserve"> sites</w:delText>
        </w:r>
      </w:del>
      <w:r w:rsidR="00F83632">
        <w:t xml:space="preserve">, being unavailable for even minutes </w:t>
      </w:r>
      <w:del w:id="63" w:author="Amy Brown" w:date="2011-11-17T15:09:00Z">
        <w:r w:rsidR="00F83632" w:rsidDel="005C02B0">
          <w:delText xml:space="preserve">can </w:delText>
        </w:r>
      </w:del>
      <w:r w:rsidR="00F83632">
        <w:t>result</w:t>
      </w:r>
      <w:ins w:id="64" w:author="Amy Brown" w:date="2011-11-17T15:09:00Z">
        <w:r w:rsidR="005C02B0">
          <w:t>s</w:t>
        </w:r>
      </w:ins>
      <w:r w:rsidR="00F83632">
        <w:t xml:space="preserve"> in thousands to millions of dollars </w:t>
      </w:r>
      <w:del w:id="65" w:author="Amy Brown" w:date="2011-11-17T16:15:00Z">
        <w:r w:rsidR="00F83632" w:rsidDel="00A57EB1">
          <w:delText xml:space="preserve">in </w:delText>
        </w:r>
      </w:del>
      <w:ins w:id="66" w:author="Amy Brown" w:date="2011-11-17T16:15:00Z">
        <w:r w:rsidR="00A57EB1">
          <w:t xml:space="preserve">of </w:t>
        </w:r>
      </w:ins>
      <w:r w:rsidR="00F83632">
        <w:t>lost revenue</w:t>
      </w:r>
      <w:ins w:id="67" w:author="Amy Brown" w:date="2011-11-17T15:09:00Z">
        <w:r w:rsidR="005C02B0">
          <w:t>,</w:t>
        </w:r>
      </w:ins>
      <w:del w:id="68" w:author="Amy Brown" w:date="2011-11-17T15:09:00Z">
        <w:r w:rsidR="00F83632" w:rsidDel="005C02B0">
          <w:delText>;</w:delText>
        </w:r>
      </w:del>
      <w:r w:rsidR="00F83632">
        <w:t xml:space="preserve"> so designing their systems to</w:t>
      </w:r>
      <w:r w:rsidR="009364C0">
        <w:t xml:space="preserve"> </w:t>
      </w:r>
      <w:r>
        <w:t xml:space="preserve">be </w:t>
      </w:r>
      <w:r w:rsidR="009364C0">
        <w:t xml:space="preserve">constantly available and </w:t>
      </w:r>
      <w:del w:id="69" w:author="Amy Brown" w:date="2011-11-17T15:09:00Z">
        <w:r w:rsidR="00744FF6" w:rsidDel="005C02B0">
          <w:delText xml:space="preserve">resilient </w:delText>
        </w:r>
      </w:del>
      <w:ins w:id="70" w:author="Amy Brown" w:date="2011-11-17T15:09:00Z">
        <w:r w:rsidR="005C02B0">
          <w:t xml:space="preserve">resistant </w:t>
        </w:r>
      </w:ins>
      <w:r w:rsidR="00744FF6">
        <w:t xml:space="preserve">to </w:t>
      </w:r>
      <w:r w:rsidR="00F83632">
        <w:t xml:space="preserve">failure is </w:t>
      </w:r>
      <w:del w:id="71" w:author="Amy Brown" w:date="2011-11-17T16:16:00Z">
        <w:r w:rsidDel="00A57EB1">
          <w:delText xml:space="preserve">both </w:delText>
        </w:r>
      </w:del>
      <w:r>
        <w:t>a fundamental business and technology requirement</w:t>
      </w:r>
      <w:del w:id="72" w:author="Amy Brown" w:date="2011-11-17T15:15:00Z">
        <w:r w:rsidR="00F83632" w:rsidDel="00877D31">
          <w:delText xml:space="preserve">.  </w:delText>
        </w:r>
      </w:del>
      <w:ins w:id="73" w:author="Amy Brown" w:date="2011-11-17T15:15:00Z">
        <w:r w:rsidR="00877D31">
          <w:t xml:space="preserve">. </w:t>
        </w:r>
      </w:ins>
      <w:r w:rsidR="00F46EF6">
        <w:t xml:space="preserve">High </w:t>
      </w:r>
      <w:r w:rsidR="00F83632">
        <w:t xml:space="preserve">availability in distributed systems </w:t>
      </w:r>
      <w:r w:rsidR="00F46EF6">
        <w:t>requires</w:t>
      </w:r>
      <w:r w:rsidR="00F83632">
        <w:t xml:space="preserve"> </w:t>
      </w:r>
      <w:del w:id="74" w:author="Amy Brown" w:date="2011-11-17T15:10:00Z">
        <w:r w:rsidR="00F46EF6" w:rsidDel="005C02B0">
          <w:delText xml:space="preserve">the </w:delText>
        </w:r>
      </w:del>
      <w:r w:rsidR="00F46EF6">
        <w:t xml:space="preserve">careful </w:t>
      </w:r>
      <w:r w:rsidR="00F83632">
        <w:t>consider</w:t>
      </w:r>
      <w:r w:rsidR="00F46EF6">
        <w:t>ation of</w:t>
      </w:r>
      <w:r w:rsidR="00F83632">
        <w:t xml:space="preserve"> redundancy </w:t>
      </w:r>
      <w:del w:id="75" w:author="Amy Brown" w:date="2011-11-17T15:10:00Z">
        <w:r w:rsidR="00F83632" w:rsidDel="005C02B0">
          <w:delText xml:space="preserve">for </w:delText>
        </w:r>
      </w:del>
      <w:ins w:id="76" w:author="Amy Brown" w:date="2011-11-17T15:10:00Z">
        <w:r w:rsidR="005C02B0">
          <w:t xml:space="preserve">of </w:t>
        </w:r>
      </w:ins>
      <w:r w:rsidR="00F83632">
        <w:t xml:space="preserve">key components, rapid recovery in the event </w:t>
      </w:r>
      <w:r w:rsidR="00F46EF6">
        <w:t xml:space="preserve">of partial </w:t>
      </w:r>
      <w:r w:rsidR="00F83632">
        <w:t>system fail</w:t>
      </w:r>
      <w:r w:rsidR="00F46EF6">
        <w:t>ures</w:t>
      </w:r>
      <w:r w:rsidR="00F83632">
        <w:t xml:space="preserve">, and graceful degradation when problems occur. </w:t>
      </w:r>
    </w:p>
    <w:p w:rsidR="00F83632" w:rsidRPr="00F86BCC" w:rsidRDefault="00BD2843" w:rsidP="00F83632">
      <w:pPr>
        <w:numPr>
          <w:ilvl w:val="0"/>
          <w:numId w:val="1"/>
          <w:numberingChange w:id="77" w:author="Amy Brown" w:date="2011-11-17T20:46:00Z" w:original="•"/>
        </w:numPr>
        <w:rPr>
          <w:b/>
        </w:rPr>
      </w:pPr>
      <w:r>
        <w:rPr>
          <w:b/>
        </w:rPr>
        <w:t>Performance</w:t>
      </w:r>
    </w:p>
    <w:p w:rsidR="00F83632" w:rsidRPr="008619F3" w:rsidRDefault="00F83632" w:rsidP="00F83632">
      <w:pPr>
        <w:ind w:left="720"/>
      </w:pPr>
      <w:r>
        <w:t xml:space="preserve">Website performance has become an important consideration for most </w:t>
      </w:r>
      <w:del w:id="78" w:author="Amy Brown" w:date="2011-11-17T20:24:00Z">
        <w:r w:rsidDel="00041718">
          <w:delText xml:space="preserve">online </w:delText>
        </w:r>
      </w:del>
      <w:r>
        <w:t>sites</w:t>
      </w:r>
      <w:r w:rsidR="00F46EF6">
        <w:t>.</w:t>
      </w:r>
      <w:r>
        <w:t xml:space="preserve"> </w:t>
      </w:r>
      <w:r w:rsidR="00F46EF6">
        <w:t xml:space="preserve">The </w:t>
      </w:r>
      <w:r>
        <w:t xml:space="preserve">speed </w:t>
      </w:r>
      <w:r w:rsidR="00F46EF6">
        <w:t xml:space="preserve">of a website </w:t>
      </w:r>
      <w:r>
        <w:t>affect</w:t>
      </w:r>
      <w:r w:rsidR="00F46EF6">
        <w:t>s</w:t>
      </w:r>
      <w:r>
        <w:t xml:space="preserve"> usage and user satisfaction</w:t>
      </w:r>
      <w:del w:id="79" w:author="Amy Brown" w:date="2011-11-17T15:12:00Z">
        <w:r w:rsidDel="00877D31">
          <w:delText>,</w:delText>
        </w:r>
      </w:del>
      <w:r w:rsidR="00BD2843">
        <w:t xml:space="preserve"> as well as search engine rankings,</w:t>
      </w:r>
      <w:r>
        <w:t xml:space="preserve"> </w:t>
      </w:r>
      <w:del w:id="80" w:author="Amy Brown" w:date="2011-11-17T15:12:00Z">
        <w:r w:rsidR="00F46EF6" w:rsidDel="00877D31">
          <w:delText>a factor</w:delText>
        </w:r>
        <w:r w:rsidDel="00877D31">
          <w:delText xml:space="preserve"> that</w:delText>
        </w:r>
      </w:del>
      <w:ins w:id="81" w:author="Amy Brown" w:date="2011-11-17T15:12:00Z">
        <w:r w:rsidR="00877D31">
          <w:t>which</w:t>
        </w:r>
      </w:ins>
      <w:r>
        <w:t xml:space="preserve"> directly correlate</w:t>
      </w:r>
      <w:del w:id="82" w:author="Amy Brown" w:date="2011-11-17T20:24:00Z">
        <w:r w:rsidDel="00041718">
          <w:delText>s</w:delText>
        </w:r>
      </w:del>
      <w:r>
        <w:t xml:space="preserve"> to </w:t>
      </w:r>
      <w:del w:id="83" w:author="Amy Brown" w:date="2011-11-17T20:25:00Z">
        <w:r w:rsidDel="00041718">
          <w:delText xml:space="preserve">lost </w:delText>
        </w:r>
      </w:del>
      <w:r>
        <w:t>revenue and retention</w:t>
      </w:r>
      <w:del w:id="84" w:author="Amy Brown" w:date="2011-11-17T15:15:00Z">
        <w:r w:rsidDel="00877D31">
          <w:delText xml:space="preserve">.  </w:delText>
        </w:r>
      </w:del>
      <w:ins w:id="85" w:author="Amy Brown" w:date="2011-11-17T15:15:00Z">
        <w:r w:rsidR="00877D31">
          <w:t xml:space="preserve">. </w:t>
        </w:r>
      </w:ins>
      <w:del w:id="86" w:author="Amy Brown" w:date="2011-11-17T20:25:00Z">
        <w:r w:rsidDel="00041718">
          <w:delText xml:space="preserve">As a result </w:delText>
        </w:r>
      </w:del>
      <w:ins w:id="87" w:author="Amy Brown" w:date="2011-11-17T20:25:00Z">
        <w:r w:rsidR="00041718">
          <w:t>C</w:t>
        </w:r>
      </w:ins>
      <w:del w:id="88" w:author="Amy Brown" w:date="2011-11-17T20:25:00Z">
        <w:r w:rsidDel="00041718">
          <w:delText>c</w:delText>
        </w:r>
      </w:del>
      <w:r>
        <w:t xml:space="preserve">reating a system that is optimized for fast responses and low latency is key to </w:t>
      </w:r>
      <w:del w:id="89" w:author="Amy Brown" w:date="2011-11-17T15:13:00Z">
        <w:r w:rsidDel="00877D31">
          <w:delText xml:space="preserve">these </w:delText>
        </w:r>
      </w:del>
      <w:r>
        <w:t>large web systems.</w:t>
      </w:r>
      <w:del w:id="90" w:author="Amy Brown" w:date="2011-11-17T20:25:00Z">
        <w:r w:rsidDel="00041718">
          <w:delText xml:space="preserve"> </w:delText>
        </w:r>
      </w:del>
    </w:p>
    <w:p w:rsidR="00B333B5" w:rsidRPr="00F86BCC" w:rsidRDefault="00B333B5" w:rsidP="008619F3">
      <w:pPr>
        <w:numPr>
          <w:ilvl w:val="0"/>
          <w:numId w:val="1"/>
          <w:numberingChange w:id="91" w:author="Amy Brown" w:date="2011-11-17T20:46:00Z" w:original="•"/>
        </w:numPr>
        <w:rPr>
          <w:b/>
        </w:rPr>
      </w:pPr>
      <w:r w:rsidRPr="00F86BCC">
        <w:rPr>
          <w:b/>
        </w:rPr>
        <w:t>Reliability</w:t>
      </w:r>
    </w:p>
    <w:p w:rsidR="00B333B5" w:rsidRDefault="00B333B5" w:rsidP="00B333B5">
      <w:pPr>
        <w:numPr>
          <w:ilvl w:val="1"/>
          <w:numId w:val="1"/>
          <w:numberingChange w:id="92" w:author="Amy Brown" w:date="2011-11-17T20:46:00Z" w:original=""/>
        </w:numPr>
        <w:ind w:left="720" w:hanging="360"/>
      </w:pPr>
      <w:r>
        <w:t>A system needs to be reliable</w:t>
      </w:r>
      <w:ins w:id="93" w:author="Amy Brown" w:date="2011-11-17T15:17:00Z">
        <w:r w:rsidR="00041718">
          <w:t xml:space="preserve"> –</w:t>
        </w:r>
      </w:ins>
      <w:del w:id="94" w:author="Amy Brown" w:date="2011-11-17T15:14:00Z">
        <w:r w:rsidDel="00877D31">
          <w:delText>,</w:delText>
        </w:r>
      </w:del>
      <w:r>
        <w:t xml:space="preserve"> </w:t>
      </w:r>
      <w:del w:id="95" w:author="Amy Brown" w:date="2011-11-17T15:14:00Z">
        <w:r w:rsidDel="00877D31">
          <w:delText>such that</w:delText>
        </w:r>
      </w:del>
      <w:r>
        <w:t xml:space="preserve"> a request for data </w:t>
      </w:r>
      <w:del w:id="96" w:author="Amy Brown" w:date="2011-11-17T15:14:00Z">
        <w:r w:rsidDel="00877D31">
          <w:delText xml:space="preserve">will </w:delText>
        </w:r>
      </w:del>
      <w:ins w:id="97" w:author="Amy Brown" w:date="2011-11-17T15:14:00Z">
        <w:r w:rsidR="00877D31">
          <w:t xml:space="preserve">should </w:t>
        </w:r>
      </w:ins>
      <w:r>
        <w:t>consistently return the same data</w:t>
      </w:r>
      <w:del w:id="98" w:author="Amy Brown" w:date="2011-11-17T15:15:00Z">
        <w:r w:rsidDel="00877D31">
          <w:delText xml:space="preserve">.  </w:delText>
        </w:r>
      </w:del>
      <w:ins w:id="99" w:author="Amy Brown" w:date="2011-11-17T15:15:00Z">
        <w:r w:rsidR="00877D31">
          <w:t xml:space="preserve">. </w:t>
        </w:r>
      </w:ins>
      <w:r>
        <w:t>In the event the data changes or is updated, then that same request should return the new data</w:t>
      </w:r>
      <w:del w:id="100" w:author="Amy Brown" w:date="2011-11-17T15:15:00Z">
        <w:r w:rsidDel="00877D31">
          <w:delText xml:space="preserve">. </w:delText>
        </w:r>
      </w:del>
      <w:del w:id="101" w:author="Amy Brown" w:date="2011-11-17T15:14:00Z">
        <w:r w:rsidDel="00877D31">
          <w:delText xml:space="preserve"> </w:delText>
        </w:r>
      </w:del>
      <w:ins w:id="102" w:author="Amy Brown" w:date="2011-11-17T15:15:00Z">
        <w:r w:rsidR="00877D31">
          <w:t xml:space="preserve">. </w:t>
        </w:r>
      </w:ins>
      <w:r>
        <w:t>Users need to know that i</w:t>
      </w:r>
      <w:r w:rsidR="00E9027C">
        <w:t>f</w:t>
      </w:r>
      <w:r>
        <w:t xml:space="preserve"> something is written to the system, or stored, it will persist and can be </w:t>
      </w:r>
      <w:del w:id="103" w:author="Amy Brown" w:date="2011-11-17T15:18:00Z">
        <w:r w:rsidDel="00877D31">
          <w:delText>relied on for</w:delText>
        </w:r>
      </w:del>
      <w:ins w:id="104" w:author="Amy Brown" w:date="2011-11-17T15:18:00Z">
        <w:r w:rsidR="00877D31">
          <w:t>retrieved in the</w:t>
        </w:r>
      </w:ins>
      <w:r>
        <w:t xml:space="preserve"> future</w:t>
      </w:r>
      <w:del w:id="105" w:author="Amy Brown" w:date="2011-11-17T15:18:00Z">
        <w:r w:rsidDel="00877D31">
          <w:delText xml:space="preserve"> retrieval</w:delText>
        </w:r>
      </w:del>
      <w:r>
        <w:t>.</w:t>
      </w:r>
    </w:p>
    <w:p w:rsidR="008619F3" w:rsidRPr="00F86BCC" w:rsidRDefault="008619F3" w:rsidP="008619F3">
      <w:pPr>
        <w:numPr>
          <w:ilvl w:val="0"/>
          <w:numId w:val="1"/>
          <w:numberingChange w:id="106" w:author="Amy Brown" w:date="2011-11-17T20:46:00Z" w:original="•"/>
        </w:numPr>
        <w:rPr>
          <w:b/>
        </w:rPr>
      </w:pPr>
      <w:r w:rsidRPr="00F86BCC">
        <w:rPr>
          <w:b/>
        </w:rPr>
        <w:t>Scalability</w:t>
      </w:r>
    </w:p>
    <w:p w:rsidR="00F00802" w:rsidRPr="008619F3" w:rsidRDefault="00F00802" w:rsidP="00F00802">
      <w:pPr>
        <w:numPr>
          <w:ilvl w:val="1"/>
          <w:numId w:val="1"/>
          <w:numberingChange w:id="107" w:author="Amy Brown" w:date="2011-11-17T20:46:00Z" w:original=""/>
        </w:numPr>
        <w:ind w:left="720" w:hanging="360"/>
      </w:pPr>
      <w:r>
        <w:t xml:space="preserve">When it comes to any large </w:t>
      </w:r>
      <w:r w:rsidR="00F46EF6">
        <w:t xml:space="preserve">distributed </w:t>
      </w:r>
      <w:r>
        <w:t xml:space="preserve">system, </w:t>
      </w:r>
      <w:del w:id="108" w:author="Amy Brown" w:date="2011-11-17T15:19:00Z">
        <w:r w:rsidR="00744FF6" w:rsidDel="00877D31">
          <w:delText>its</w:delText>
        </w:r>
        <w:r w:rsidR="00E9027C" w:rsidDel="00877D31">
          <w:delText xml:space="preserve"> </w:delText>
        </w:r>
      </w:del>
      <w:r w:rsidR="00E9027C">
        <w:t xml:space="preserve">size </w:t>
      </w:r>
      <w:r w:rsidR="00744FF6">
        <w:t>i</w:t>
      </w:r>
      <w:r w:rsidR="00E9027C">
        <w:t xml:space="preserve">s just </w:t>
      </w:r>
      <w:r>
        <w:t xml:space="preserve">one thing </w:t>
      </w:r>
      <w:r w:rsidR="00F46EF6">
        <w:t xml:space="preserve">to </w:t>
      </w:r>
      <w:r>
        <w:t>be considered</w:t>
      </w:r>
      <w:del w:id="109" w:author="Amy Brown" w:date="2011-11-17T15:15:00Z">
        <w:r w:rsidDel="00877D31">
          <w:delText xml:space="preserve">.  </w:delText>
        </w:r>
      </w:del>
      <w:ins w:id="110" w:author="Amy Brown" w:date="2011-11-17T15:15:00Z">
        <w:r w:rsidR="00877D31">
          <w:t xml:space="preserve">. </w:t>
        </w:r>
      </w:ins>
      <w:r w:rsidR="00F46EF6">
        <w:t>Just as</w:t>
      </w:r>
      <w:r>
        <w:t xml:space="preserve"> important</w:t>
      </w:r>
      <w:r w:rsidR="00E9027C">
        <w:t xml:space="preserve"> is</w:t>
      </w:r>
      <w:r w:rsidR="00BD2843">
        <w:t xml:space="preserve"> the effort required to</w:t>
      </w:r>
      <w:r>
        <w:t xml:space="preserve"> increase capacity</w:t>
      </w:r>
      <w:r w:rsidR="00BD2843">
        <w:t xml:space="preserve"> to handle </w:t>
      </w:r>
      <w:r w:rsidR="00C372F4">
        <w:t>greater</w:t>
      </w:r>
      <w:r w:rsidR="00F46EF6">
        <w:t xml:space="preserve"> amounts of load</w:t>
      </w:r>
      <w:r w:rsidR="00E9027C">
        <w:t xml:space="preserve">, </w:t>
      </w:r>
      <w:del w:id="111" w:author="Amy Brown" w:date="2011-11-17T15:19:00Z">
        <w:r w:rsidDel="00877D31">
          <w:delText xml:space="preserve">which is </w:delText>
        </w:r>
      </w:del>
      <w:r>
        <w:t>commonly referred to</w:t>
      </w:r>
      <w:ins w:id="112" w:author="Amy Brown" w:date="2011-11-17T20:33:00Z">
        <w:r w:rsidR="00E600A8">
          <w:t xml:space="preserve"> as</w:t>
        </w:r>
      </w:ins>
      <w:r>
        <w:t xml:space="preserve"> the </w:t>
      </w:r>
      <w:r w:rsidRPr="00877D31">
        <w:rPr>
          <w:i/>
          <w:rPrChange w:id="113" w:author="Amy Brown" w:date="2011-11-17T15:19:00Z">
            <w:rPr/>
          </w:rPrChange>
        </w:rPr>
        <w:t>scalability</w:t>
      </w:r>
      <w:r>
        <w:t xml:space="preserve"> of the system</w:t>
      </w:r>
      <w:del w:id="114" w:author="Amy Brown" w:date="2011-11-17T15:15:00Z">
        <w:r w:rsidDel="00877D31">
          <w:delText xml:space="preserve">.  </w:delText>
        </w:r>
      </w:del>
      <w:ins w:id="115" w:author="Amy Brown" w:date="2011-11-17T15:15:00Z">
        <w:r w:rsidR="00877D31">
          <w:t xml:space="preserve">. </w:t>
        </w:r>
      </w:ins>
      <w:r w:rsidR="00171377">
        <w:t>Scalab</w:t>
      </w:r>
      <w:r w:rsidR="001E3326">
        <w:t>ility</w:t>
      </w:r>
      <w:r w:rsidR="00171377">
        <w:t xml:space="preserve"> can refer to </w:t>
      </w:r>
      <w:del w:id="116" w:author="Amy Brown" w:date="2011-11-17T20:33:00Z">
        <w:r w:rsidR="00171377" w:rsidDel="00E600A8">
          <w:delText xml:space="preserve">lots of </w:delText>
        </w:r>
      </w:del>
      <w:r w:rsidR="00171377">
        <w:t>different parameters of the system</w:t>
      </w:r>
      <w:ins w:id="117" w:author="Amy Brown" w:date="2011-11-17T15:20:00Z">
        <w:r w:rsidR="00877D31">
          <w:t>:</w:t>
        </w:r>
      </w:ins>
      <w:del w:id="118" w:author="Amy Brown" w:date="2011-11-17T15:20:00Z">
        <w:r w:rsidR="00171377" w:rsidDel="00877D31">
          <w:delText xml:space="preserve"> –</w:delText>
        </w:r>
      </w:del>
      <w:r w:rsidR="00171377">
        <w:t xml:space="preserve"> how much additional traffic </w:t>
      </w:r>
      <w:del w:id="119" w:author="Amy Brown" w:date="2011-11-17T15:19:00Z">
        <w:r w:rsidR="00171377" w:rsidDel="00877D31">
          <w:delText>can it</w:delText>
        </w:r>
      </w:del>
      <w:ins w:id="120" w:author="Amy Brown" w:date="2011-11-17T15:19:00Z">
        <w:r w:rsidR="00877D31">
          <w:t>it can</w:t>
        </w:r>
      </w:ins>
      <w:r w:rsidR="00171377">
        <w:t xml:space="preserve"> handle, how </w:t>
      </w:r>
      <w:r w:rsidR="00567815">
        <w:t>easy is it to</w:t>
      </w:r>
      <w:r w:rsidR="00D9586E">
        <w:t xml:space="preserve"> add</w:t>
      </w:r>
      <w:r w:rsidR="00171377">
        <w:t xml:space="preserve"> more storage capacity, or even</w:t>
      </w:r>
      <w:r w:rsidR="00567815">
        <w:t xml:space="preserve"> how many more transactions </w:t>
      </w:r>
      <w:del w:id="121" w:author="Amy Brown" w:date="2011-11-17T20:33:00Z">
        <w:r w:rsidR="00567815" w:rsidDel="00E600A8">
          <w:delText>can be</w:delText>
        </w:r>
      </w:del>
      <w:ins w:id="122" w:author="Amy Brown" w:date="2011-11-17T20:33:00Z">
        <w:r w:rsidR="00E600A8">
          <w:t>it can</w:t>
        </w:r>
      </w:ins>
      <w:r w:rsidR="00567815">
        <w:t xml:space="preserve"> process</w:t>
      </w:r>
      <w:del w:id="123" w:author="Amy Brown" w:date="2011-11-17T20:34:00Z">
        <w:r w:rsidR="00567815" w:rsidDel="00E600A8">
          <w:delText>ed</w:delText>
        </w:r>
      </w:del>
      <w:r w:rsidR="00567815">
        <w:t>.</w:t>
      </w:r>
    </w:p>
    <w:p w:rsidR="00F83632" w:rsidRPr="00F86BCC" w:rsidRDefault="008619F3" w:rsidP="008619F3">
      <w:pPr>
        <w:numPr>
          <w:ilvl w:val="0"/>
          <w:numId w:val="1"/>
          <w:numberingChange w:id="124" w:author="Amy Brown" w:date="2011-11-17T20:46:00Z" w:original="•"/>
        </w:numPr>
        <w:rPr>
          <w:b/>
        </w:rPr>
      </w:pPr>
      <w:r w:rsidRPr="00F86BCC">
        <w:rPr>
          <w:b/>
        </w:rPr>
        <w:t xml:space="preserve">Manageability </w:t>
      </w:r>
    </w:p>
    <w:p w:rsidR="00F83632" w:rsidRDefault="00F83632" w:rsidP="00F83632">
      <w:pPr>
        <w:numPr>
          <w:ilvl w:val="1"/>
          <w:numId w:val="1"/>
          <w:numberingChange w:id="125" w:author="Amy Brown" w:date="2011-11-17T20:46:00Z" w:original=""/>
        </w:numPr>
        <w:ind w:left="720" w:hanging="360"/>
      </w:pPr>
      <w:del w:id="126" w:author="Amy Brown" w:date="2011-11-17T15:22:00Z">
        <w:r w:rsidDel="00877D31">
          <w:delText>Similar to scalability, d</w:delText>
        </w:r>
      </w:del>
      <w:ins w:id="127" w:author="Amy Brown" w:date="2011-11-17T15:22:00Z">
        <w:r w:rsidR="00877D31">
          <w:t>D</w:t>
        </w:r>
      </w:ins>
      <w:r>
        <w:t xml:space="preserve">esigning a system that is easy to operate </w:t>
      </w:r>
      <w:ins w:id="128" w:author="Amy Brown" w:date="2011-11-17T20:34:00Z">
        <w:r w:rsidR="00E600A8">
          <w:t xml:space="preserve">at different scales </w:t>
        </w:r>
      </w:ins>
      <w:r>
        <w:t>is another important consideration</w:t>
      </w:r>
      <w:del w:id="129" w:author="Amy Brown" w:date="2011-11-17T15:22:00Z">
        <w:r w:rsidDel="00877D31">
          <w:delText xml:space="preserve"> –</w:delText>
        </w:r>
      </w:del>
      <w:ins w:id="130" w:author="Amy Brown" w:date="2011-11-17T15:22:00Z">
        <w:r w:rsidR="00877D31">
          <w:t>;</w:t>
        </w:r>
      </w:ins>
      <w:r>
        <w:t xml:space="preserve"> </w:t>
      </w:r>
      <w:del w:id="131" w:author="Amy Brown" w:date="2011-11-17T15:22:00Z">
        <w:r w:rsidDel="00877D31">
          <w:delText>in other words</w:delText>
        </w:r>
        <w:r w:rsidR="00D9586E" w:rsidDel="00877D31">
          <w:delText>,</w:delText>
        </w:r>
      </w:del>
      <w:r>
        <w:t xml:space="preserve"> </w:t>
      </w:r>
      <w:r w:rsidR="00C372F4">
        <w:t xml:space="preserve">the </w:t>
      </w:r>
      <w:r>
        <w:t>scalability of operations is the manageability of the system</w:t>
      </w:r>
      <w:r w:rsidR="00E600A8">
        <w:t>.</w:t>
      </w:r>
      <w:r w:rsidR="00877D31">
        <w:t xml:space="preserve"> </w:t>
      </w:r>
      <w:r>
        <w:t xml:space="preserve">Things to consider for manageability are the ease </w:t>
      </w:r>
      <w:r w:rsidR="00D9586E">
        <w:t>of diagnosi</w:t>
      </w:r>
      <w:ins w:id="132" w:author="Amy Brown" w:date="2011-11-17T15:23:00Z">
        <w:r w:rsidR="00DC3FB7">
          <w:t>ng</w:t>
        </w:r>
      </w:ins>
      <w:del w:id="133" w:author="Amy Brown" w:date="2011-11-17T15:23:00Z">
        <w:r w:rsidR="00D9586E" w:rsidDel="00DC3FB7">
          <w:delText>s</w:delText>
        </w:r>
      </w:del>
      <w:r w:rsidR="00D9586E">
        <w:t xml:space="preserve"> and </w:t>
      </w:r>
      <w:r>
        <w:t>understand</w:t>
      </w:r>
      <w:r w:rsidR="00D9586E">
        <w:t>ing</w:t>
      </w:r>
      <w:r>
        <w:t xml:space="preserve"> problems</w:t>
      </w:r>
      <w:del w:id="134" w:author="Amy Brown" w:date="2011-11-17T15:24:00Z">
        <w:r w:rsidDel="00DC3FB7">
          <w:delText xml:space="preserve"> </w:delText>
        </w:r>
      </w:del>
      <w:del w:id="135" w:author="Amy Brown" w:date="2011-11-17T15:23:00Z">
        <w:r w:rsidDel="00DC3FB7">
          <w:delText>when they occur</w:delText>
        </w:r>
      </w:del>
      <w:r>
        <w:t xml:space="preserve">, </w:t>
      </w:r>
      <w:ins w:id="136" w:author="Amy Brown" w:date="2011-11-17T15:23:00Z">
        <w:r w:rsidR="00DC3FB7">
          <w:t xml:space="preserve">of </w:t>
        </w:r>
      </w:ins>
      <w:r w:rsidR="00D9586E">
        <w:t>making</w:t>
      </w:r>
      <w:r>
        <w:t xml:space="preserve"> updates or modifications, and </w:t>
      </w:r>
      <w:ins w:id="137" w:author="Amy Brown" w:date="2011-11-17T20:36:00Z">
        <w:r w:rsidR="00E600A8">
          <w:t xml:space="preserve">of operating the system </w:t>
        </w:r>
      </w:ins>
      <w:del w:id="138" w:author="Amy Brown" w:date="2011-11-17T20:36:00Z">
        <w:r w:rsidDel="00E600A8">
          <w:delText xml:space="preserve">how simple the system is to operate </w:delText>
        </w:r>
      </w:del>
      <w:r>
        <w:t>(i.e.</w:t>
      </w:r>
      <w:ins w:id="139" w:author="Amy Brown" w:date="2011-11-17T15:24:00Z">
        <w:r w:rsidR="00DC3FB7">
          <w:t>,</w:t>
        </w:r>
      </w:ins>
      <w:r>
        <w:t xml:space="preserve"> does it routinely operate without failure or exceptions</w:t>
      </w:r>
      <w:ins w:id="140" w:author="Amy Brown" w:date="2011-11-17T15:24:00Z">
        <w:r w:rsidR="00DC3FB7">
          <w:t>?</w:t>
        </w:r>
      </w:ins>
      <w:r>
        <w:t>)</w:t>
      </w:r>
      <w:del w:id="141" w:author="Amy Brown" w:date="2011-11-17T15:24:00Z">
        <w:r w:rsidDel="00DC3FB7">
          <w:delText>.</w:delText>
        </w:r>
      </w:del>
    </w:p>
    <w:p w:rsidR="00F83632" w:rsidRPr="00F86BCC" w:rsidRDefault="008619F3" w:rsidP="008619F3">
      <w:pPr>
        <w:numPr>
          <w:ilvl w:val="0"/>
          <w:numId w:val="1"/>
          <w:numberingChange w:id="142" w:author="Amy Brown" w:date="2011-11-17T20:46:00Z" w:original="•"/>
        </w:numPr>
        <w:rPr>
          <w:b/>
        </w:rPr>
      </w:pPr>
      <w:r w:rsidRPr="00F86BCC">
        <w:rPr>
          <w:b/>
        </w:rPr>
        <w:t xml:space="preserve">Cost </w:t>
      </w:r>
    </w:p>
    <w:p w:rsidR="001346D3" w:rsidRDefault="00F83632" w:rsidP="001346D3">
      <w:pPr>
        <w:numPr>
          <w:ilvl w:val="1"/>
          <w:numId w:val="1"/>
          <w:numberingChange w:id="143" w:author="Amy Brown" w:date="2011-11-17T20:46:00Z" w:original=""/>
        </w:numPr>
        <w:ind w:left="720" w:hanging="360"/>
      </w:pPr>
      <w:del w:id="144" w:author="Amy Brown" w:date="2011-11-17T15:24:00Z">
        <w:r w:rsidDel="00DC3FB7">
          <w:delText>And w</w:delText>
        </w:r>
      </w:del>
      <w:ins w:id="145" w:author="Amy Brown" w:date="2011-11-17T15:24:00Z">
        <w:r w:rsidR="00DC3FB7">
          <w:t>W</w:t>
        </w:r>
      </w:ins>
      <w:r>
        <w:t xml:space="preserve">ith any system an important factor is </w:t>
      </w:r>
      <w:del w:id="146" w:author="Amy Brown" w:date="2011-11-17T15:24:00Z">
        <w:r w:rsidDel="00DC3FB7">
          <w:delText xml:space="preserve">the </w:delText>
        </w:r>
      </w:del>
      <w:r>
        <w:t>c</w:t>
      </w:r>
      <w:r w:rsidR="001346D3">
        <w:t>ost</w:t>
      </w:r>
      <w:r w:rsidR="00877D31">
        <w:t xml:space="preserve">. </w:t>
      </w:r>
      <w:r w:rsidR="001346D3">
        <w:t xml:space="preserve">This can include </w:t>
      </w:r>
      <w:r>
        <w:t xml:space="preserve">hardware and software costs, but </w:t>
      </w:r>
      <w:r w:rsidR="001346D3">
        <w:t xml:space="preserve">it is also important to consider the amount of developer time the system takes to build, the amount of operational effort required to run </w:t>
      </w:r>
      <w:del w:id="147" w:author="Amy Brown" w:date="2011-11-17T15:25:00Z">
        <w:r w:rsidR="001346D3" w:rsidDel="00DC3FB7">
          <w:delText>the system</w:delText>
        </w:r>
      </w:del>
      <w:ins w:id="148" w:author="Amy Brown" w:date="2011-11-17T15:25:00Z">
        <w:r w:rsidR="00DC3FB7">
          <w:t>it</w:t>
        </w:r>
      </w:ins>
      <w:r w:rsidR="001346D3">
        <w:t>, and even the amount of training required</w:t>
      </w:r>
      <w:del w:id="149" w:author="Amy Brown" w:date="2011-11-17T15:15:00Z">
        <w:r w:rsidR="001346D3" w:rsidDel="00877D31">
          <w:delText xml:space="preserve">.  </w:delText>
        </w:r>
      </w:del>
      <w:del w:id="150" w:author="Amy Brown" w:date="2011-11-17T15:25:00Z">
        <w:r w:rsidR="001346D3" w:rsidDel="00DC3FB7">
          <w:delText xml:space="preserve">It </w:delText>
        </w:r>
      </w:del>
      <w:ins w:id="151" w:author="Amy Brown" w:date="2011-11-17T15:25:00Z">
        <w:r w:rsidR="00DC3FB7">
          <w:t>;</w:t>
        </w:r>
      </w:ins>
      <w:del w:id="152" w:author="Amy Brown" w:date="2011-11-17T15:25:00Z">
        <w:r w:rsidR="001346D3" w:rsidDel="00DC3FB7">
          <w:delText>is</w:delText>
        </w:r>
      </w:del>
      <w:r w:rsidR="001346D3">
        <w:t xml:space="preserve"> the total cost of ownership.</w:t>
      </w:r>
    </w:p>
    <w:p w:rsidR="001346D3" w:rsidRDefault="001346D3" w:rsidP="001346D3">
      <w:r>
        <w:t xml:space="preserve">Each of these principles </w:t>
      </w:r>
      <w:r w:rsidR="00FD600E">
        <w:t>provides</w:t>
      </w:r>
      <w:r w:rsidR="00BD2843">
        <w:t xml:space="preserve"> the basis for decisions </w:t>
      </w:r>
      <w:del w:id="153" w:author="Amy Brown" w:date="2011-11-17T15:26:00Z">
        <w:r w:rsidR="00BD2843" w:rsidDel="00DC3FB7">
          <w:delText>of</w:delText>
        </w:r>
      </w:del>
      <w:ins w:id="154" w:author="Amy Brown" w:date="2011-11-17T15:26:00Z">
        <w:r w:rsidR="00DC3FB7">
          <w:t>about</w:t>
        </w:r>
      </w:ins>
      <w:r w:rsidR="00BD2843">
        <w:t xml:space="preserve"> trade</w:t>
      </w:r>
      <w:ins w:id="155" w:author="Amy Brown" w:date="2011-11-17T15:27:00Z">
        <w:r w:rsidR="003C6787">
          <w:t>-</w:t>
        </w:r>
      </w:ins>
      <w:r w:rsidR="00BD2843">
        <w:t>off</w:t>
      </w:r>
      <w:ins w:id="156" w:author="Amy Brown" w:date="2011-11-17T15:27:00Z">
        <w:r w:rsidR="00DC3FB7">
          <w:t>s</w:t>
        </w:r>
      </w:ins>
      <w:r w:rsidR="00BD2843">
        <w:t xml:space="preserve"> </w:t>
      </w:r>
      <w:del w:id="157" w:author="Amy Brown" w:date="2011-11-17T15:26:00Z">
        <w:r w:rsidR="00BD2843" w:rsidDel="00DC3FB7">
          <w:delText>(compromise)</w:delText>
        </w:r>
      </w:del>
      <w:del w:id="158" w:author="Amy Brown" w:date="2011-11-17T20:40:00Z">
        <w:r w:rsidDel="00135FAA">
          <w:delText xml:space="preserve"> </w:delText>
        </w:r>
      </w:del>
      <w:r>
        <w:t xml:space="preserve">in a distributed web architecture. </w:t>
      </w:r>
      <w:del w:id="159" w:author="Amy Brown" w:date="2011-11-17T15:27:00Z">
        <w:r w:rsidDel="00DC3FB7">
          <w:delText>However, t</w:delText>
        </w:r>
      </w:del>
      <w:ins w:id="160" w:author="Amy Brown" w:date="2011-11-17T15:27:00Z">
        <w:r w:rsidR="00DC3FB7">
          <w:t>T</w:t>
        </w:r>
      </w:ins>
      <w:r>
        <w:t xml:space="preserve">hey </w:t>
      </w:r>
      <w:del w:id="161" w:author="Amy Brown" w:date="2011-11-17T15:27:00Z">
        <w:r w:rsidDel="00DC3FB7">
          <w:delText xml:space="preserve">also </w:delText>
        </w:r>
      </w:del>
      <w:r>
        <w:t>can be at odds with one another, such that achieving one objective comes at the cost of another</w:t>
      </w:r>
      <w:del w:id="162" w:author="Amy Brown" w:date="2011-11-17T15:15:00Z">
        <w:r w:rsidDel="00877D31">
          <w:delText xml:space="preserve">.  </w:delText>
        </w:r>
      </w:del>
      <w:ins w:id="163" w:author="Amy Brown" w:date="2011-11-17T15:15:00Z">
        <w:r w:rsidR="00877D31">
          <w:t xml:space="preserve">. </w:t>
        </w:r>
      </w:ins>
      <w:r>
        <w:t xml:space="preserve">A </w:t>
      </w:r>
      <w:del w:id="164" w:author="Amy Brown" w:date="2011-11-17T15:30:00Z">
        <w:r w:rsidDel="00DC3FB7">
          <w:delText xml:space="preserve">really </w:delText>
        </w:r>
      </w:del>
      <w:r>
        <w:t>basic example</w:t>
      </w:r>
      <w:r w:rsidR="00C372F4">
        <w:t>:</w:t>
      </w:r>
      <w:r>
        <w:t xml:space="preserve"> </w:t>
      </w:r>
      <w:r w:rsidR="00BD2843">
        <w:t xml:space="preserve">choosing to address capacity by simply adding more servers </w:t>
      </w:r>
      <w:r>
        <w:t>(scalability</w:t>
      </w:r>
      <w:r w:rsidR="00FD600E">
        <w:t>) can</w:t>
      </w:r>
      <w:r w:rsidR="00BD2843">
        <w:t xml:space="preserve"> come</w:t>
      </w:r>
      <w:r>
        <w:t xml:space="preserve"> at the </w:t>
      </w:r>
      <w:r w:rsidR="00FD600E" w:rsidRPr="00FD600E">
        <w:t>price</w:t>
      </w:r>
      <w:r>
        <w:t xml:space="preserve"> of manageability (you have to operate an additional server) and cost (the price of the server</w:t>
      </w:r>
      <w:r w:rsidR="00C372F4">
        <w:t>s</w:t>
      </w:r>
      <w:r>
        <w:t>).</w:t>
      </w:r>
    </w:p>
    <w:p w:rsidR="00254D9B" w:rsidRDefault="00471606" w:rsidP="001346D3">
      <w:r>
        <w:t>When thinking about design</w:t>
      </w:r>
      <w:r w:rsidR="00254D9B">
        <w:t>ing any sort of web application</w:t>
      </w:r>
      <w:r>
        <w:t xml:space="preserve"> it is important to consider </w:t>
      </w:r>
      <w:r w:rsidR="00D9586E">
        <w:t>the</w:t>
      </w:r>
      <w:r w:rsidR="00C372F4">
        <w:t>se</w:t>
      </w:r>
      <w:r w:rsidR="00D9586E">
        <w:t xml:space="preserve"> key </w:t>
      </w:r>
      <w:r w:rsidR="00254D9B">
        <w:t xml:space="preserve">principles, even if </w:t>
      </w:r>
      <w:del w:id="165" w:author="Amy Brown" w:date="2011-11-17T20:41:00Z">
        <w:r w:rsidR="00254D9B" w:rsidDel="00135FAA">
          <w:delText>it is</w:delText>
        </w:r>
      </w:del>
      <w:ins w:id="166" w:author="Amy Brown" w:date="2011-11-17T20:41:00Z">
        <w:r w:rsidR="00135FAA">
          <w:t>only</w:t>
        </w:r>
      </w:ins>
      <w:r w:rsidR="00254D9B">
        <w:t xml:space="preserve"> to acknowledge that a design may sacrifice one or more of them.</w:t>
      </w:r>
    </w:p>
    <w:p w:rsidR="002A60A5" w:rsidRDefault="00C45062" w:rsidP="002A60A5">
      <w:pPr>
        <w:pStyle w:val="Heading2"/>
      </w:pPr>
      <w:r>
        <w:t xml:space="preserve">The </w:t>
      </w:r>
      <w:r w:rsidR="00C372F4">
        <w:t>B</w:t>
      </w:r>
      <w:r>
        <w:t>asics</w:t>
      </w:r>
    </w:p>
    <w:p w:rsidR="008428C5" w:rsidRDefault="002A60A5" w:rsidP="001346D3">
      <w:r>
        <w:t xml:space="preserve">When it comes to system architecture there are a few things to consider: </w:t>
      </w:r>
      <w:r w:rsidR="008428C5">
        <w:t xml:space="preserve">what are the right pieces, </w:t>
      </w:r>
      <w:r>
        <w:t xml:space="preserve">how </w:t>
      </w:r>
      <w:ins w:id="167" w:author="Amy Brown" w:date="2011-11-17T20:41:00Z">
        <w:r w:rsidR="00135FAA">
          <w:t xml:space="preserve">will </w:t>
        </w:r>
      </w:ins>
      <w:r>
        <w:t>the</w:t>
      </w:r>
      <w:r w:rsidR="00BD2843">
        <w:t>se</w:t>
      </w:r>
      <w:r>
        <w:t xml:space="preserve"> pieces fit together</w:t>
      </w:r>
      <w:r w:rsidR="008428C5">
        <w:t>, and what are the right tradeoffs</w:t>
      </w:r>
      <w:del w:id="168" w:author="Amy Brown" w:date="2011-11-17T15:15:00Z">
        <w:r w:rsidR="008428C5" w:rsidDel="00877D31">
          <w:delText xml:space="preserve">.  </w:delText>
        </w:r>
      </w:del>
      <w:ins w:id="169" w:author="Amy Brown" w:date="2011-11-17T15:15:00Z">
        <w:r w:rsidR="00135FAA">
          <w:t>?</w:t>
        </w:r>
        <w:r w:rsidR="00877D31">
          <w:t xml:space="preserve"> </w:t>
        </w:r>
      </w:ins>
      <w:del w:id="170" w:author="Amy Brown" w:date="2011-11-17T15:31:00Z">
        <w:r w:rsidR="008428C5" w:rsidDel="00DC3FB7">
          <w:delText>When it comes to</w:delText>
        </w:r>
      </w:del>
      <w:ins w:id="171" w:author="Amy Brown" w:date="2011-11-17T15:31:00Z">
        <w:r w:rsidR="00DC3FB7">
          <w:t>With</w:t>
        </w:r>
      </w:ins>
      <w:r w:rsidR="008428C5">
        <w:t xml:space="preserve"> architecture, i</w:t>
      </w:r>
      <w:r w:rsidR="00A8739E">
        <w:t>nvesting in scaling before it is needed is generally not a smart business proposition</w:t>
      </w:r>
      <w:ins w:id="172" w:author="Amy Brown" w:date="2011-11-17T15:31:00Z">
        <w:r w:rsidR="00DC3FB7">
          <w:t>;</w:t>
        </w:r>
      </w:ins>
      <w:del w:id="173" w:author="Amy Brown" w:date="2011-11-17T15:31:00Z">
        <w:r w:rsidR="00A8739E" w:rsidDel="00DC3FB7">
          <w:delText>,</w:delText>
        </w:r>
      </w:del>
      <w:r w:rsidR="00A8739E">
        <w:t xml:space="preserve"> however, some forethought </w:t>
      </w:r>
      <w:del w:id="174" w:author="Amy Brown" w:date="2011-11-17T20:42:00Z">
        <w:r w:rsidR="00A8739E" w:rsidDel="00135FAA">
          <w:delText>in</w:delText>
        </w:r>
        <w:r w:rsidR="00BF74B2" w:rsidDel="00135FAA">
          <w:delText>to</w:delText>
        </w:r>
        <w:r w:rsidR="00A8739E" w:rsidDel="00135FAA">
          <w:delText xml:space="preserve"> </w:delText>
        </w:r>
      </w:del>
      <w:ins w:id="175" w:author="Amy Brown" w:date="2011-11-17T20:42:00Z">
        <w:r w:rsidR="00135FAA">
          <w:t xml:space="preserve">about </w:t>
        </w:r>
      </w:ins>
      <w:r w:rsidR="00A8739E">
        <w:t xml:space="preserve">the design can save substantial time and resources in the future. </w:t>
      </w:r>
    </w:p>
    <w:p w:rsidR="003D0BB2" w:rsidRDefault="008428C5" w:rsidP="001346D3">
      <w:pPr>
        <w:rPr>
          <w:ins w:id="176" w:author="Amy Brown" w:date="2011-11-17T15:35:00Z"/>
        </w:rPr>
      </w:pPr>
      <w:r>
        <w:t>This section is focused</w:t>
      </w:r>
      <w:r w:rsidR="00F353BC">
        <w:t xml:space="preserve"> on some of the core values that are central</w:t>
      </w:r>
      <w:r>
        <w:t xml:space="preserve"> to almost all large web applications</w:t>
      </w:r>
      <w:ins w:id="177" w:author="Amy Brown" w:date="2011-11-17T15:32:00Z">
        <w:r w:rsidR="00DC3FB7">
          <w:t>:</w:t>
        </w:r>
      </w:ins>
      <w:del w:id="178" w:author="Amy Brown" w:date="2011-11-17T15:32:00Z">
        <w:r w:rsidDel="00DC3FB7">
          <w:delText xml:space="preserve"> –</w:delText>
        </w:r>
      </w:del>
      <w:r>
        <w:t xml:space="preserve"> </w:t>
      </w:r>
      <w:r w:rsidRPr="00D16433">
        <w:rPr>
          <w:b/>
        </w:rPr>
        <w:t>services</w:t>
      </w:r>
      <w:r>
        <w:t xml:space="preserve">, </w:t>
      </w:r>
      <w:r w:rsidRPr="00D16433">
        <w:rPr>
          <w:b/>
        </w:rPr>
        <w:t>redundancy</w:t>
      </w:r>
      <w:r>
        <w:t xml:space="preserve">, </w:t>
      </w:r>
      <w:r w:rsidRPr="00D16433">
        <w:rPr>
          <w:b/>
        </w:rPr>
        <w:t>partitions</w:t>
      </w:r>
      <w:r>
        <w:t xml:space="preserve">, and </w:t>
      </w:r>
      <w:r w:rsidR="00F353BC">
        <w:rPr>
          <w:b/>
        </w:rPr>
        <w:t>handling failure</w:t>
      </w:r>
      <w:del w:id="179" w:author="Amy Brown" w:date="2011-11-17T15:15:00Z">
        <w:r w:rsidDel="00877D31">
          <w:delText xml:space="preserve">. </w:delText>
        </w:r>
        <w:r w:rsidR="00D16433" w:rsidDel="00877D31">
          <w:delText xml:space="preserve"> </w:delText>
        </w:r>
      </w:del>
      <w:ins w:id="180" w:author="Amy Brown" w:date="2011-11-17T15:15:00Z">
        <w:r w:rsidR="00877D31">
          <w:t xml:space="preserve">. </w:t>
        </w:r>
      </w:ins>
      <w:r w:rsidR="00176D98">
        <w:t>Each of these values involves choices and trade</w:t>
      </w:r>
      <w:ins w:id="181" w:author="Amy Brown" w:date="2011-11-17T20:42:00Z">
        <w:r w:rsidR="00AD2DAB">
          <w:t>-</w:t>
        </w:r>
      </w:ins>
      <w:r w:rsidR="00176D98">
        <w:t>offs, particularly in the context of the principles described in the previous section</w:t>
      </w:r>
      <w:del w:id="182" w:author="Amy Brown" w:date="2011-11-17T15:15:00Z">
        <w:r w:rsidR="00176D98" w:rsidDel="00877D31">
          <w:delText xml:space="preserve">.  </w:delText>
        </w:r>
      </w:del>
      <w:ins w:id="183" w:author="Amy Brown" w:date="2011-11-17T15:15:00Z">
        <w:r w:rsidR="00877D31">
          <w:t xml:space="preserve">. </w:t>
        </w:r>
      </w:ins>
      <w:r w:rsidR="00D16433">
        <w:t xml:space="preserve">In order to explain </w:t>
      </w:r>
      <w:r>
        <w:t>these</w:t>
      </w:r>
      <w:r w:rsidR="00D16433">
        <w:t xml:space="preserve"> in detail</w:t>
      </w:r>
      <w:r>
        <w:t xml:space="preserve">, though, it is best to start with an example. </w:t>
      </w:r>
    </w:p>
    <w:p w:rsidR="001E16EA" w:rsidRDefault="001E16EA" w:rsidP="001E16EA">
      <w:r w:rsidRPr="00744FF6">
        <w:rPr>
          <w:i/>
        </w:rPr>
        <w:t>Example</w:t>
      </w:r>
      <w:r>
        <w:t>: Image Hosting Application</w:t>
      </w:r>
    </w:p>
    <w:p w:rsidR="001E16EA" w:rsidRDefault="001E16EA" w:rsidP="001E16EA">
      <w:r>
        <w:t>At some point you have probably posted an image online</w:t>
      </w:r>
      <w:del w:id="184" w:author="Amy Brown" w:date="2011-11-17T15:33:00Z">
        <w:r w:rsidDel="003D0BB2">
          <w:delText>, and f</w:delText>
        </w:r>
      </w:del>
      <w:ins w:id="185" w:author="Amy Brown" w:date="2011-11-17T15:33:00Z">
        <w:r w:rsidR="003D0BB2">
          <w:t>. F</w:t>
        </w:r>
      </w:ins>
      <w:r>
        <w:t>or big sites that host and deliver lots of images</w:t>
      </w:r>
      <w:r w:rsidR="00BF74B2">
        <w:t>,</w:t>
      </w:r>
      <w:r>
        <w:t xml:space="preserve"> there are certainly challenges </w:t>
      </w:r>
      <w:r w:rsidR="00C449EE">
        <w:t xml:space="preserve">in </w:t>
      </w:r>
      <w:r>
        <w:t>building an architecture that is cost effective, high</w:t>
      </w:r>
      <w:r w:rsidR="00C449EE">
        <w:t>ly</w:t>
      </w:r>
      <w:r>
        <w:t xml:space="preserve"> available, and </w:t>
      </w:r>
      <w:del w:id="186" w:author="Amy Brown" w:date="2011-11-17T20:42:00Z">
        <w:r w:rsidR="00C449EE" w:rsidDel="00AA7B8F">
          <w:delText xml:space="preserve">with </w:delText>
        </w:r>
      </w:del>
      <w:ins w:id="187" w:author="Amy Brown" w:date="2011-11-17T20:42:00Z">
        <w:r w:rsidR="00AA7B8F">
          <w:t xml:space="preserve">has </w:t>
        </w:r>
      </w:ins>
      <w:r>
        <w:t>low latency (</w:t>
      </w:r>
      <w:ins w:id="188" w:author="Amy Brown" w:date="2011-11-17T20:42:00Z">
        <w:r w:rsidR="00FF468C">
          <w:t xml:space="preserve">i.e., is </w:t>
        </w:r>
      </w:ins>
      <w:r>
        <w:t>fast).</w:t>
      </w:r>
    </w:p>
    <w:p w:rsidR="003D0BB2" w:rsidRDefault="001E16EA" w:rsidP="001E16EA">
      <w:r>
        <w:t xml:space="preserve">For the sake of simplicity, let’s assume that this application has </w:t>
      </w:r>
      <w:ins w:id="189" w:author="Amy Brown" w:date="2011-11-17T15:38:00Z">
        <w:r w:rsidR="00B066B3">
          <w:t>two</w:t>
        </w:r>
      </w:ins>
      <w:del w:id="190" w:author="Amy Brown" w:date="2011-11-17T15:38:00Z">
        <w:r w:rsidDel="00B066B3">
          <w:delText>2</w:delText>
        </w:r>
      </w:del>
      <w:r>
        <w:t xml:space="preserve"> key parts</w:t>
      </w:r>
      <w:del w:id="191" w:author="Amy Brown" w:date="2011-11-17T15:38:00Z">
        <w:r w:rsidDel="00B066B3">
          <w:delText xml:space="preserve"> –</w:delText>
        </w:r>
      </w:del>
      <w:ins w:id="192" w:author="Amy Brown" w:date="2011-11-17T15:38:00Z">
        <w:r w:rsidR="00B066B3">
          <w:t>:</w:t>
        </w:r>
      </w:ins>
      <w:r>
        <w:t xml:space="preserve"> the ability to upload (write) an image to the server, </w:t>
      </w:r>
      <w:r w:rsidR="00C449EE">
        <w:t xml:space="preserve">and </w:t>
      </w:r>
      <w:r>
        <w:t>the ability to query for an image</w:t>
      </w:r>
      <w:del w:id="193" w:author="Amy Brown" w:date="2011-11-17T15:15:00Z">
        <w:r w:rsidDel="00877D31">
          <w:delText xml:space="preserve">.  </w:delText>
        </w:r>
      </w:del>
      <w:ins w:id="194" w:author="Amy Brown" w:date="2011-11-17T15:15:00Z">
        <w:r w:rsidR="00877D31">
          <w:t xml:space="preserve">. </w:t>
        </w:r>
      </w:ins>
      <w:r>
        <w:t xml:space="preserve">While we certainly want </w:t>
      </w:r>
      <w:r w:rsidR="00C449EE">
        <w:t>the</w:t>
      </w:r>
      <w:r>
        <w:t xml:space="preserve"> upload to be efficient, we care the most about having very fast delivery when someone requests an image (for example, these images could be requested for a web page</w:t>
      </w:r>
      <w:del w:id="195" w:author="Amy Brown" w:date="2011-11-17T20:43:00Z">
        <w:r w:rsidDel="00C90173">
          <w:delText>,</w:delText>
        </w:r>
      </w:del>
      <w:r>
        <w:t xml:space="preserve"> or other application)</w:t>
      </w:r>
      <w:del w:id="196" w:author="Amy Brown" w:date="2011-11-17T15:15:00Z">
        <w:r w:rsidDel="00877D31">
          <w:delText xml:space="preserve">.  </w:delText>
        </w:r>
      </w:del>
      <w:ins w:id="197" w:author="Amy Brown" w:date="2011-11-17T15:15:00Z">
        <w:r w:rsidR="00877D31">
          <w:t xml:space="preserve">. </w:t>
        </w:r>
      </w:ins>
      <w:r>
        <w:t>This is very similar functionality to what a web server</w:t>
      </w:r>
      <w:del w:id="198" w:author="Amy Brown" w:date="2011-11-17T20:43:00Z">
        <w:r w:rsidDel="00C90173">
          <w:delText>,</w:delText>
        </w:r>
      </w:del>
      <w:r>
        <w:t xml:space="preserve"> or </w:t>
      </w:r>
      <w:ins w:id="199" w:author="Amy Brown" w:date="2011-11-17T15:39:00Z">
        <w:r w:rsidR="00B066B3">
          <w:t>content delivery network (</w:t>
        </w:r>
      </w:ins>
      <w:r>
        <w:t>CDN</w:t>
      </w:r>
      <w:ins w:id="200" w:author="Amy Brown" w:date="2011-11-17T15:39:00Z">
        <w:r w:rsidR="00B066B3">
          <w:t>)</w:t>
        </w:r>
      </w:ins>
      <w:r>
        <w:t xml:space="preserve"> edge server might provide.</w:t>
      </w:r>
    </w:p>
    <w:p w:rsidR="001E16EA" w:rsidRDefault="00C449EE" w:rsidP="001E16EA">
      <w:r>
        <w:t>O</w:t>
      </w:r>
      <w:r w:rsidR="001E16EA">
        <w:t xml:space="preserve">ther important aspects </w:t>
      </w:r>
      <w:del w:id="201" w:author="Amy Brown" w:date="2011-11-17T15:40:00Z">
        <w:r w:rsidR="001E16EA" w:rsidDel="00B066B3">
          <w:delText xml:space="preserve">to </w:delText>
        </w:r>
      </w:del>
      <w:ins w:id="202" w:author="Amy Brown" w:date="2011-11-17T15:40:00Z">
        <w:r w:rsidR="00B066B3">
          <w:t xml:space="preserve">of </w:t>
        </w:r>
      </w:ins>
      <w:r w:rsidR="001E16EA">
        <w:t xml:space="preserve">the system are: </w:t>
      </w:r>
    </w:p>
    <w:p w:rsidR="001E16EA" w:rsidRDefault="001E16EA" w:rsidP="001E16EA">
      <w:pPr>
        <w:pStyle w:val="ListParagraph"/>
        <w:numPr>
          <w:ilvl w:val="0"/>
          <w:numId w:val="2"/>
          <w:numberingChange w:id="203" w:author="Amy Brown" w:date="2011-11-17T20:46:00Z" w:original=""/>
        </w:numPr>
      </w:pPr>
      <w:r>
        <w:t xml:space="preserve">There is no limit to the number of images that need to be stored, so </w:t>
      </w:r>
      <w:r w:rsidR="007F2E06">
        <w:t>storage scalability</w:t>
      </w:r>
      <w:del w:id="204" w:author="Amy Brown" w:date="2011-11-17T15:40:00Z">
        <w:r w:rsidR="007F2E06" w:rsidDel="00B066B3">
          <w:delText>,</w:delText>
        </w:r>
      </w:del>
      <w:r>
        <w:t xml:space="preserve"> in terms of </w:t>
      </w:r>
      <w:r w:rsidR="00C372F4">
        <w:t>image count</w:t>
      </w:r>
      <w:del w:id="205" w:author="Amy Brown" w:date="2011-11-17T15:40:00Z">
        <w:r w:rsidR="007F2E06" w:rsidDel="00B066B3">
          <w:delText>,</w:delText>
        </w:r>
      </w:del>
      <w:r w:rsidR="007F2E06">
        <w:t xml:space="preserve"> needs to be considered</w:t>
      </w:r>
      <w:ins w:id="206" w:author="Amy Brown" w:date="2011-11-17T15:40:00Z">
        <w:r w:rsidR="00B066B3">
          <w:t>.</w:t>
        </w:r>
      </w:ins>
    </w:p>
    <w:p w:rsidR="001E16EA" w:rsidRDefault="001E16EA" w:rsidP="001E16EA">
      <w:pPr>
        <w:pStyle w:val="ListParagraph"/>
        <w:numPr>
          <w:ilvl w:val="0"/>
          <w:numId w:val="2"/>
          <w:numberingChange w:id="207" w:author="Amy Brown" w:date="2011-11-17T20:46:00Z" w:original=""/>
        </w:numPr>
      </w:pPr>
      <w:commentRangeStart w:id="208"/>
      <w:r>
        <w:t>There needs to be low latency for image downloads/requests</w:t>
      </w:r>
      <w:commentRangeEnd w:id="208"/>
      <w:ins w:id="209" w:author="Amy Brown" w:date="2011-11-17T20:44:00Z">
        <w:r w:rsidR="008F1B5E">
          <w:rPr>
            <w:rStyle w:val="CommentReference"/>
            <w:vanish/>
          </w:rPr>
          <w:commentReference w:id="208"/>
        </w:r>
      </w:ins>
      <w:ins w:id="210" w:author="Amy Brown" w:date="2011-11-17T15:40:00Z">
        <w:r w:rsidR="00B066B3">
          <w:t>.</w:t>
        </w:r>
      </w:ins>
    </w:p>
    <w:p w:rsidR="001E16EA" w:rsidRDefault="001E16EA" w:rsidP="001E16EA">
      <w:pPr>
        <w:pStyle w:val="ListParagraph"/>
        <w:numPr>
          <w:ilvl w:val="0"/>
          <w:numId w:val="2"/>
          <w:numberingChange w:id="211" w:author="Amy Brown" w:date="2011-11-17T20:46:00Z" w:original=""/>
        </w:numPr>
      </w:pPr>
      <w:r>
        <w:t>If a user uploads an image, the image should always be there (data reliability for images)</w:t>
      </w:r>
      <w:ins w:id="212" w:author="Amy Brown" w:date="2011-11-17T15:40:00Z">
        <w:r w:rsidR="00B066B3">
          <w:t>.</w:t>
        </w:r>
      </w:ins>
      <w:del w:id="213" w:author="Amy Brown" w:date="2011-11-17T15:40:00Z">
        <w:r w:rsidDel="00B066B3">
          <w:delText xml:space="preserve"> </w:delText>
        </w:r>
      </w:del>
    </w:p>
    <w:p w:rsidR="001E16EA" w:rsidRDefault="001E16EA" w:rsidP="001E16EA">
      <w:pPr>
        <w:pStyle w:val="ListParagraph"/>
        <w:numPr>
          <w:ilvl w:val="0"/>
          <w:numId w:val="2"/>
          <w:numberingChange w:id="214" w:author="Amy Brown" w:date="2011-11-17T20:46:00Z" w:original=""/>
        </w:numPr>
      </w:pPr>
      <w:r>
        <w:t>The system should be easy to maintain (manageability)</w:t>
      </w:r>
      <w:ins w:id="215" w:author="Amy Brown" w:date="2011-11-17T15:40:00Z">
        <w:r w:rsidR="00B066B3">
          <w:t>.</w:t>
        </w:r>
      </w:ins>
    </w:p>
    <w:p w:rsidR="003D0BB2" w:rsidRDefault="001E16EA" w:rsidP="00B066B3">
      <w:pPr>
        <w:pStyle w:val="ListParagraph"/>
        <w:numPr>
          <w:ilvl w:val="0"/>
          <w:numId w:val="2"/>
          <w:numberingChange w:id="216" w:author="Amy Brown" w:date="2011-11-17T15:41:00Z" w:original=""/>
        </w:numPr>
      </w:pPr>
      <w:r>
        <w:t>Since image hosting doesn’t have high profit margins, the system needs to be cost effective</w:t>
      </w:r>
      <w:ins w:id="217" w:author="Amy Brown" w:date="2011-11-17T15:40:00Z">
        <w:r w:rsidR="00B066B3">
          <w:t>.</w:t>
        </w:r>
      </w:ins>
    </w:p>
    <w:p w:rsidR="001E16EA" w:rsidRDefault="001E16EA" w:rsidP="001E16EA">
      <w:r>
        <w:t>Here is a simplified diagram of the functionality:</w:t>
      </w:r>
    </w:p>
    <w:p w:rsidR="003D0BB2" w:rsidRDefault="001E16EA" w:rsidP="001E16EA">
      <w:r>
        <w:rPr>
          <w:noProof/>
        </w:rPr>
        <w:drawing>
          <wp:inline distT="0" distB="0" distL="0" distR="0">
            <wp:extent cx="3771900" cy="243209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er.jpg"/>
                    <pic:cNvPicPr/>
                  </pic:nvPicPr>
                  <pic:blipFill>
                    <a:blip r:embed="rId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772221" cy="2432297"/>
                    </a:xfrm>
                    <a:prstGeom prst="rect">
                      <a:avLst/>
                    </a:prstGeom>
                  </pic:spPr>
                </pic:pic>
              </a:graphicData>
            </a:graphic>
          </wp:inline>
        </w:drawing>
      </w:r>
    </w:p>
    <w:p w:rsidR="00896068" w:rsidRDefault="003D6232" w:rsidP="001346D3">
      <w:r>
        <w:t xml:space="preserve">In </w:t>
      </w:r>
      <w:r w:rsidR="002D5262">
        <w:t>th</w:t>
      </w:r>
      <w:r w:rsidR="0036197B">
        <w:t>is</w:t>
      </w:r>
      <w:r w:rsidR="002D5262">
        <w:t xml:space="preserve"> </w:t>
      </w:r>
      <w:r w:rsidR="007F2E06">
        <w:t>image hosting</w:t>
      </w:r>
      <w:r w:rsidR="002D5262">
        <w:t xml:space="preserve"> example</w:t>
      </w:r>
      <w:del w:id="218" w:author="Amy Brown" w:date="2011-11-17T15:41:00Z">
        <w:r w:rsidDel="00B066B3">
          <w:delText>,</w:delText>
        </w:r>
      </w:del>
      <w:r>
        <w:t xml:space="preserve"> </w:t>
      </w:r>
      <w:r w:rsidR="007F2E06">
        <w:t>the system must be perceivably fast, its data stored reliably</w:t>
      </w:r>
      <w:ins w:id="219" w:author="Amy Brown" w:date="2011-11-17T20:47:00Z">
        <w:r w:rsidR="00A374BA">
          <w:t>,</w:t>
        </w:r>
      </w:ins>
      <w:r w:rsidR="007F2E06">
        <w:t xml:space="preserve"> and all of </w:t>
      </w:r>
      <w:del w:id="220" w:author="Amy Brown" w:date="2011-11-17T15:42:00Z">
        <w:r w:rsidR="007F2E06" w:rsidDel="00B066B3">
          <w:delText xml:space="preserve">these </w:delText>
        </w:r>
      </w:del>
      <w:ins w:id="221" w:author="Amy Brown" w:date="2011-11-17T15:42:00Z">
        <w:r w:rsidR="00B066B3">
          <w:t xml:space="preserve">its </w:t>
        </w:r>
      </w:ins>
      <w:r w:rsidR="007F2E06">
        <w:t>attributes highly scalable</w:t>
      </w:r>
      <w:del w:id="222" w:author="Amy Brown" w:date="2011-11-17T15:15:00Z">
        <w:r w:rsidDel="00877D31">
          <w:delText xml:space="preserve">.  </w:delText>
        </w:r>
      </w:del>
      <w:ins w:id="223" w:author="Amy Brown" w:date="2011-11-17T15:15:00Z">
        <w:r w:rsidR="00877D31">
          <w:t xml:space="preserve">. </w:t>
        </w:r>
      </w:ins>
      <w:r>
        <w:t>Build</w:t>
      </w:r>
      <w:r w:rsidR="002D5262">
        <w:t>ing a small version of this application</w:t>
      </w:r>
      <w:r>
        <w:t xml:space="preserve"> would be </w:t>
      </w:r>
      <w:r w:rsidR="007F2E06">
        <w:t>trivial, easily hosted on a single server</w:t>
      </w:r>
      <w:ins w:id="224" w:author="Amy Brown" w:date="2011-11-17T15:42:00Z">
        <w:r w:rsidR="00B066B3">
          <w:t>;</w:t>
        </w:r>
      </w:ins>
      <w:del w:id="225" w:author="Amy Brown" w:date="2011-11-17T15:42:00Z">
        <w:r w:rsidDel="00B066B3">
          <w:delText>,</w:delText>
        </w:r>
      </w:del>
      <w:r>
        <w:t xml:space="preserve"> however, that would not be interesting for this chapter</w:t>
      </w:r>
      <w:r w:rsidR="00C449EE">
        <w:t>. L</w:t>
      </w:r>
      <w:r>
        <w:t xml:space="preserve">et’s assume </w:t>
      </w:r>
      <w:r w:rsidR="00C449EE">
        <w:t xml:space="preserve">that </w:t>
      </w:r>
      <w:r>
        <w:t>we want to build something that could (e</w:t>
      </w:r>
      <w:r w:rsidR="002D5262">
        <w:t xml:space="preserve">ventually) grow as big as a </w:t>
      </w:r>
      <w:proofErr w:type="spellStart"/>
      <w:r w:rsidR="002D5262">
        <w:t>Flickr</w:t>
      </w:r>
      <w:proofErr w:type="spellEnd"/>
      <w:del w:id="226" w:author="Amy Brown" w:date="2011-11-17T15:42:00Z">
        <w:r w:rsidR="002D5262" w:rsidDel="00B066B3">
          <w:delText>,</w:delText>
        </w:r>
      </w:del>
      <w:r w:rsidR="002D5262">
        <w:t xml:space="preserve"> or </w:t>
      </w:r>
      <w:r w:rsidR="00C449EE">
        <w:t>an</w:t>
      </w:r>
      <w:r w:rsidR="002D5262">
        <w:t>other photo sharing site</w:t>
      </w:r>
      <w:r>
        <w:t>.</w:t>
      </w:r>
    </w:p>
    <w:p w:rsidR="00F179B3" w:rsidRPr="00C45062" w:rsidRDefault="00762D16" w:rsidP="001346D3">
      <w:pPr>
        <w:rPr>
          <w:u w:val="single"/>
        </w:rPr>
      </w:pPr>
      <w:r>
        <w:rPr>
          <w:u w:val="single"/>
        </w:rPr>
        <w:t>Services</w:t>
      </w:r>
    </w:p>
    <w:p w:rsidR="00C45062" w:rsidRDefault="00744FF6" w:rsidP="001346D3">
      <w:r>
        <w:t>When considering</w:t>
      </w:r>
      <w:r w:rsidR="00F179B3">
        <w:t xml:space="preserve"> </w:t>
      </w:r>
      <w:r>
        <w:t xml:space="preserve">scalable </w:t>
      </w:r>
      <w:r w:rsidR="00F179B3">
        <w:t>system design</w:t>
      </w:r>
      <w:r>
        <w:t>, it helps</w:t>
      </w:r>
      <w:r w:rsidR="00F179B3">
        <w:t xml:space="preserve"> to </w:t>
      </w:r>
      <w:del w:id="227" w:author="Amy Brown" w:date="2011-11-17T15:46:00Z">
        <w:r w:rsidR="00F179B3" w:rsidDel="001377F8">
          <w:delText xml:space="preserve">decouple </w:delText>
        </w:r>
      </w:del>
      <w:ins w:id="228" w:author="Amy Brown" w:date="2011-11-17T15:46:00Z">
        <w:r w:rsidR="001377F8">
          <w:t xml:space="preserve">separate </w:t>
        </w:r>
      </w:ins>
      <w:r w:rsidR="00F179B3">
        <w:t>functionalit</w:t>
      </w:r>
      <w:ins w:id="229" w:author="Amy Brown" w:date="2011-11-17T15:47:00Z">
        <w:r w:rsidR="001377F8">
          <w:t>ies</w:t>
        </w:r>
      </w:ins>
      <w:del w:id="230" w:author="Amy Brown" w:date="2011-11-17T15:47:00Z">
        <w:r w:rsidR="00F179B3" w:rsidDel="001377F8">
          <w:delText>y</w:delText>
        </w:r>
      </w:del>
      <w:r w:rsidR="00C449EE">
        <w:t xml:space="preserve"> </w:t>
      </w:r>
      <w:r w:rsidR="00F179B3">
        <w:t xml:space="preserve">and think about each part of the system as its own service with </w:t>
      </w:r>
      <w:r w:rsidR="003C73D4">
        <w:t xml:space="preserve">a </w:t>
      </w:r>
      <w:r w:rsidR="00F179B3">
        <w:t>clearly defined interface</w:t>
      </w:r>
      <w:del w:id="231" w:author="Amy Brown" w:date="2011-11-17T15:15:00Z">
        <w:r w:rsidR="00F179B3" w:rsidDel="00877D31">
          <w:delText>.</w:delText>
        </w:r>
        <w:r w:rsidR="008F7E3C" w:rsidDel="00877D31">
          <w:delText xml:space="preserve">  </w:delText>
        </w:r>
      </w:del>
      <w:ins w:id="232" w:author="Amy Brown" w:date="2011-11-17T15:15:00Z">
        <w:r w:rsidR="00877D31">
          <w:t xml:space="preserve">. </w:t>
        </w:r>
      </w:ins>
      <w:r w:rsidR="00C45062">
        <w:t>In practice</w:t>
      </w:r>
      <w:r w:rsidR="00C449EE">
        <w:t>,</w:t>
      </w:r>
      <w:r w:rsidR="00C45062">
        <w:t xml:space="preserve"> systems designed in this way are said to have a</w:t>
      </w:r>
      <w:r w:rsidR="008F7E3C">
        <w:t xml:space="preserve"> </w:t>
      </w:r>
      <w:r w:rsidR="00C45062">
        <w:t>Service</w:t>
      </w:r>
      <w:ins w:id="233" w:author="Amy Brown" w:date="2011-11-17T20:49:00Z">
        <w:r w:rsidR="00140FBA">
          <w:t>-</w:t>
        </w:r>
      </w:ins>
      <w:del w:id="234" w:author="Amy Brown" w:date="2011-11-17T20:48:00Z">
        <w:r w:rsidR="00C45062" w:rsidDel="00140FBA">
          <w:delText xml:space="preserve"> </w:delText>
        </w:r>
      </w:del>
      <w:r w:rsidR="00C45062">
        <w:t>Oriented A</w:t>
      </w:r>
      <w:r w:rsidR="008F7E3C">
        <w:t>rchitecture (SOA)</w:t>
      </w:r>
      <w:del w:id="235" w:author="Amy Brown" w:date="2011-11-17T15:15:00Z">
        <w:r w:rsidR="008F7E3C" w:rsidDel="00877D31">
          <w:delText xml:space="preserve">.  </w:delText>
        </w:r>
      </w:del>
      <w:ins w:id="236" w:author="Amy Brown" w:date="2011-11-17T15:15:00Z">
        <w:r w:rsidR="00877D31">
          <w:t xml:space="preserve">. </w:t>
        </w:r>
      </w:ins>
      <w:r w:rsidR="008F7E3C">
        <w:t xml:space="preserve">For these types of systems, each service </w:t>
      </w:r>
      <w:r w:rsidR="00B066AA">
        <w:t>ha</w:t>
      </w:r>
      <w:r w:rsidR="008F7E3C">
        <w:t>s its own distinct functional context</w:t>
      </w:r>
      <w:ins w:id="237" w:author="Amy Brown" w:date="2011-11-17T15:47:00Z">
        <w:r w:rsidR="001377F8">
          <w:t>,</w:t>
        </w:r>
      </w:ins>
      <w:r w:rsidR="008F7E3C">
        <w:t xml:space="preserve"> and interaction with anything outside of that context </w:t>
      </w:r>
      <w:r w:rsidR="003C73D4">
        <w:t>takes place through an abstract</w:t>
      </w:r>
      <w:r w:rsidR="008F7E3C">
        <w:t xml:space="preserve"> interface</w:t>
      </w:r>
      <w:r w:rsidR="003C73D4">
        <w:t xml:space="preserve">, </w:t>
      </w:r>
      <w:r w:rsidR="008F7E3C">
        <w:t xml:space="preserve">typically </w:t>
      </w:r>
      <w:r w:rsidR="003C73D4">
        <w:t>the public</w:t>
      </w:r>
      <w:ins w:id="238" w:author="Amy Brown" w:date="2011-11-17T15:47:00Z">
        <w:r w:rsidR="001377F8">
          <w:t>-</w:t>
        </w:r>
      </w:ins>
      <w:del w:id="239" w:author="Amy Brown" w:date="2011-11-17T15:47:00Z">
        <w:r w:rsidR="003C73D4" w:rsidDel="001377F8">
          <w:delText xml:space="preserve"> </w:delText>
        </w:r>
      </w:del>
      <w:r w:rsidR="003C73D4">
        <w:t xml:space="preserve">facing </w:t>
      </w:r>
      <w:r w:rsidR="008F7E3C">
        <w:t>API</w:t>
      </w:r>
      <w:r w:rsidR="003C73D4">
        <w:t xml:space="preserve"> of another service</w:t>
      </w:r>
      <w:r w:rsidR="008F7E3C">
        <w:t>.</w:t>
      </w:r>
    </w:p>
    <w:p w:rsidR="00392A53" w:rsidRDefault="009B5228" w:rsidP="001346D3">
      <w:r>
        <w:t>D</w:t>
      </w:r>
      <w:r w:rsidR="00C449EE">
        <w:t xml:space="preserve">econstructing </w:t>
      </w:r>
      <w:r w:rsidR="00762D16">
        <w:t xml:space="preserve">a system into </w:t>
      </w:r>
      <w:r w:rsidR="0036197B">
        <w:t xml:space="preserve">a set </w:t>
      </w:r>
      <w:r>
        <w:t>of complementary</w:t>
      </w:r>
      <w:r w:rsidR="0036197B">
        <w:t xml:space="preserve"> </w:t>
      </w:r>
      <w:r w:rsidR="00762D16">
        <w:t>services</w:t>
      </w:r>
      <w:r>
        <w:t xml:space="preserve"> </w:t>
      </w:r>
      <w:r w:rsidR="00744FF6">
        <w:t>decouples the operation of those pieces</w:t>
      </w:r>
      <w:r w:rsidR="00B6095A">
        <w:t xml:space="preserve"> from one another</w:t>
      </w:r>
      <w:del w:id="240" w:author="Amy Brown" w:date="2011-11-17T15:15:00Z">
        <w:r w:rsidR="00762D16" w:rsidDel="00877D31">
          <w:delText xml:space="preserve">.  </w:delText>
        </w:r>
      </w:del>
      <w:ins w:id="241" w:author="Amy Brown" w:date="2011-11-17T15:15:00Z">
        <w:r w:rsidR="00877D31">
          <w:t xml:space="preserve">. </w:t>
        </w:r>
      </w:ins>
      <w:r w:rsidR="00762D16">
        <w:t xml:space="preserve">This </w:t>
      </w:r>
      <w:r w:rsidR="007831B6" w:rsidRPr="001377F8">
        <w:rPr>
          <w:rPrChange w:id="242" w:author="Amy Brown" w:date="2011-11-17T15:48:00Z">
            <w:rPr>
              <w:i/>
            </w:rPr>
          </w:rPrChange>
        </w:rPr>
        <w:t>abstraction</w:t>
      </w:r>
      <w:r w:rsidR="007831B6" w:rsidRPr="00980776">
        <w:rPr>
          <w:i/>
        </w:rPr>
        <w:t xml:space="preserve"> </w:t>
      </w:r>
      <w:r w:rsidR="00762D16">
        <w:t xml:space="preserve">helps establish </w:t>
      </w:r>
      <w:del w:id="243" w:author="Amy Brown" w:date="2011-11-17T20:48:00Z">
        <w:r w:rsidR="00762D16" w:rsidDel="00140FBA">
          <w:delText xml:space="preserve">a </w:delText>
        </w:r>
      </w:del>
      <w:r w:rsidR="00762D16">
        <w:t>clear relationship</w:t>
      </w:r>
      <w:ins w:id="244" w:author="Amy Brown" w:date="2011-11-17T20:48:00Z">
        <w:r w:rsidR="00140FBA">
          <w:t>s</w:t>
        </w:r>
      </w:ins>
      <w:r w:rsidR="00762D16">
        <w:t xml:space="preserve"> </w:t>
      </w:r>
      <w:del w:id="245" w:author="Amy Brown" w:date="2011-11-17T20:48:00Z">
        <w:r w:rsidR="00762D16" w:rsidDel="00140FBA">
          <w:delText xml:space="preserve">between </w:delText>
        </w:r>
      </w:del>
      <w:ins w:id="246" w:author="Amy Brown" w:date="2011-11-17T20:48:00Z">
        <w:r w:rsidR="00140FBA">
          <w:t xml:space="preserve">among </w:t>
        </w:r>
      </w:ins>
      <w:r w:rsidR="00762D16">
        <w:t>the service, its underlying environment, and the consumers of that service</w:t>
      </w:r>
      <w:del w:id="247" w:author="Amy Brown" w:date="2011-11-17T15:15:00Z">
        <w:r w:rsidR="00762D16" w:rsidDel="00877D31">
          <w:delText xml:space="preserve">.  </w:delText>
        </w:r>
      </w:del>
      <w:ins w:id="248" w:author="Amy Brown" w:date="2011-11-17T15:15:00Z">
        <w:r w:rsidR="00877D31">
          <w:t xml:space="preserve">. </w:t>
        </w:r>
      </w:ins>
      <w:del w:id="249" w:author="Amy Brown" w:date="2011-11-17T15:49:00Z">
        <w:r w:rsidR="00762D16" w:rsidDel="001377F8">
          <w:delText>By c</w:delText>
        </w:r>
      </w:del>
      <w:ins w:id="250" w:author="Amy Brown" w:date="2011-11-17T15:49:00Z">
        <w:r w:rsidR="001377F8">
          <w:t>C</w:t>
        </w:r>
      </w:ins>
      <w:r w:rsidR="00762D16">
        <w:t>reating these clear delineations</w:t>
      </w:r>
      <w:del w:id="251" w:author="Amy Brown" w:date="2011-11-17T15:49:00Z">
        <w:r w:rsidR="00762D16" w:rsidDel="001377F8">
          <w:delText>, it</w:delText>
        </w:r>
      </w:del>
      <w:r w:rsidR="00762D16">
        <w:t xml:space="preserve"> can help isolate problems, </w:t>
      </w:r>
      <w:del w:id="252" w:author="Amy Brown" w:date="2011-11-17T20:48:00Z">
        <w:r w:rsidR="00762D16" w:rsidDel="00140FBA">
          <w:delText xml:space="preserve">but </w:delText>
        </w:r>
      </w:del>
      <w:ins w:id="253" w:author="Amy Brown" w:date="2011-11-17T20:48:00Z">
        <w:r w:rsidR="00140FBA">
          <w:t xml:space="preserve">and </w:t>
        </w:r>
      </w:ins>
      <w:ins w:id="254" w:author="Amy Brown" w:date="2011-11-17T15:49:00Z">
        <w:r w:rsidR="001377F8">
          <w:t xml:space="preserve">it </w:t>
        </w:r>
      </w:ins>
      <w:r w:rsidR="00762D16">
        <w:t xml:space="preserve">also allows </w:t>
      </w:r>
      <w:del w:id="255" w:author="Amy Brown" w:date="2011-11-17T15:49:00Z">
        <w:r w:rsidR="00762D16" w:rsidDel="001377F8">
          <w:delText xml:space="preserve">each </w:delText>
        </w:r>
      </w:del>
      <w:r w:rsidR="00762D16">
        <w:t>piece</w:t>
      </w:r>
      <w:ins w:id="256" w:author="Amy Brown" w:date="2011-11-17T15:49:00Z">
        <w:r w:rsidR="001377F8">
          <w:t>s</w:t>
        </w:r>
      </w:ins>
      <w:r w:rsidR="00762D16">
        <w:t xml:space="preserve"> to scale independently of one another. </w:t>
      </w:r>
      <w:r w:rsidR="007831B6">
        <w:t xml:space="preserve">This </w:t>
      </w:r>
      <w:r w:rsidR="00762D16">
        <w:t xml:space="preserve">sort of </w:t>
      </w:r>
      <w:r w:rsidR="00466D29">
        <w:t>service-oriented</w:t>
      </w:r>
      <w:r w:rsidR="00762D16">
        <w:t xml:space="preserve"> design</w:t>
      </w:r>
      <w:r w:rsidR="00AF0356">
        <w:t xml:space="preserve"> for systems</w:t>
      </w:r>
      <w:r w:rsidR="00762D16">
        <w:t xml:space="preserve"> is very similar to object</w:t>
      </w:r>
      <w:r>
        <w:t>-</w:t>
      </w:r>
      <w:r w:rsidR="00762D16">
        <w:t xml:space="preserve">oriented </w:t>
      </w:r>
      <w:r w:rsidR="00AF0356">
        <w:t xml:space="preserve">design for </w:t>
      </w:r>
      <w:r w:rsidR="00762D16">
        <w:t>programming</w:t>
      </w:r>
      <w:r w:rsidR="00AF0356">
        <w:t>.</w:t>
      </w:r>
    </w:p>
    <w:p w:rsidR="003D0BB2" w:rsidRDefault="00392A53" w:rsidP="001346D3">
      <w:r>
        <w:t>In our example, all requests to upload</w:t>
      </w:r>
      <w:del w:id="257" w:author="Amy Brown" w:date="2011-11-17T20:50:00Z">
        <w:r w:rsidDel="005C735F">
          <w:delText xml:space="preserve"> (write)</w:delText>
        </w:r>
      </w:del>
      <w:r>
        <w:t xml:space="preserve"> </w:t>
      </w:r>
      <w:r w:rsidR="009A3B2C">
        <w:t xml:space="preserve">and retrieve images are being processed by the </w:t>
      </w:r>
      <w:del w:id="258" w:author="Amy Brown" w:date="2011-11-17T15:58:00Z">
        <w:r w:rsidR="009A3B2C" w:rsidDel="001377F8">
          <w:delText xml:space="preserve">identical </w:delText>
        </w:r>
      </w:del>
      <w:ins w:id="259" w:author="Amy Brown" w:date="2011-11-17T15:58:00Z">
        <w:r w:rsidR="001377F8">
          <w:t xml:space="preserve">same </w:t>
        </w:r>
      </w:ins>
      <w:r w:rsidR="009A3B2C">
        <w:t>server</w:t>
      </w:r>
      <w:del w:id="260" w:author="Amy Brown" w:date="2011-11-17T15:15:00Z">
        <w:r w:rsidDel="00877D31">
          <w:delText xml:space="preserve">.  </w:delText>
        </w:r>
      </w:del>
      <w:ins w:id="261" w:author="Amy Brown" w:date="2011-11-17T15:15:00Z">
        <w:r w:rsidR="00877D31">
          <w:t xml:space="preserve">. </w:t>
        </w:r>
      </w:ins>
      <w:r>
        <w:t>Fast</w:t>
      </w:r>
      <w:ins w:id="262" w:author="Amy Brown" w:date="2011-11-17T15:58:00Z">
        <w:r w:rsidR="001377F8">
          <w:t>-</w:t>
        </w:r>
      </w:ins>
      <w:del w:id="263" w:author="Amy Brown" w:date="2011-11-17T15:58:00Z">
        <w:r w:rsidDel="001377F8">
          <w:delText xml:space="preserve"> </w:delText>
        </w:r>
      </w:del>
      <w:r>
        <w:t xml:space="preserve">forward and assume that </w:t>
      </w:r>
      <w:r w:rsidR="008F711B">
        <w:t>the service is in heavy use</w:t>
      </w:r>
      <w:del w:id="264" w:author="Amy Brown" w:date="2011-11-17T15:58:00Z">
        <w:r w:rsidR="008F711B" w:rsidDel="001377F8">
          <w:delText xml:space="preserve">, </w:delText>
        </w:r>
      </w:del>
      <w:ins w:id="265" w:author="Amy Brown" w:date="2011-11-17T15:58:00Z">
        <w:r w:rsidR="001377F8">
          <w:t xml:space="preserve">; </w:t>
        </w:r>
      </w:ins>
      <w:del w:id="266" w:author="Amy Brown" w:date="2011-11-17T15:58:00Z">
        <w:r w:rsidR="008F711B" w:rsidDel="001377F8">
          <w:delText>such a scenario makes it</w:delText>
        </w:r>
      </w:del>
      <w:ins w:id="267" w:author="Amy Brown" w:date="2011-11-17T15:58:00Z">
        <w:r w:rsidR="001377F8">
          <w:t>it’s</w:t>
        </w:r>
      </w:ins>
      <w:r w:rsidR="008F711B">
        <w:t xml:space="preserve"> easy to see how longer writes will impact the speed </w:t>
      </w:r>
      <w:del w:id="268" w:author="Amy Brown" w:date="2011-11-17T15:59:00Z">
        <w:r w:rsidR="008F711B" w:rsidDel="001377F8">
          <w:delText xml:space="preserve">to </w:delText>
        </w:r>
      </w:del>
      <w:ins w:id="269" w:author="Amy Brown" w:date="2011-11-17T15:59:00Z">
        <w:r w:rsidR="001377F8">
          <w:t xml:space="preserve">of </w:t>
        </w:r>
      </w:ins>
      <w:r w:rsidR="008F711B">
        <w:t>read</w:t>
      </w:r>
      <w:ins w:id="270" w:author="Amy Brown" w:date="2011-11-17T15:59:00Z">
        <w:r w:rsidR="001377F8">
          <w:t>ing</w:t>
        </w:r>
      </w:ins>
      <w:r w:rsidR="008F711B">
        <w:t xml:space="preserve"> </w:t>
      </w:r>
      <w:del w:id="271" w:author="Amy Brown" w:date="2011-11-17T15:59:00Z">
        <w:r w:rsidR="008F711B" w:rsidDel="001377F8">
          <w:delText xml:space="preserve">the </w:delText>
        </w:r>
      </w:del>
      <w:r w:rsidR="008F711B">
        <w:t>images</w:t>
      </w:r>
      <w:del w:id="272" w:author="Amy Brown" w:date="2011-11-17T15:15:00Z">
        <w:r w:rsidR="008F711B" w:rsidDel="00877D31">
          <w:delText>.</w:delText>
        </w:r>
        <w:r w:rsidDel="00877D31">
          <w:delText xml:space="preserve"> </w:delText>
        </w:r>
        <w:r w:rsidR="003A7112" w:rsidDel="00877D31">
          <w:delText xml:space="preserve"> </w:delText>
        </w:r>
      </w:del>
      <w:ins w:id="273" w:author="Amy Brown" w:date="2011-11-17T15:15:00Z">
        <w:r w:rsidR="00877D31">
          <w:t xml:space="preserve">. </w:t>
        </w:r>
      </w:ins>
      <w:r w:rsidR="003A7112">
        <w:t xml:space="preserve"> </w:t>
      </w:r>
      <w:r w:rsidR="0098052C">
        <w:t>Depending on the architecture this effect can be substantial</w:t>
      </w:r>
      <w:del w:id="274" w:author="Amy Brown" w:date="2011-11-17T15:15:00Z">
        <w:r w:rsidR="0098052C" w:rsidDel="00877D31">
          <w:delText xml:space="preserve">.  </w:delText>
        </w:r>
      </w:del>
      <w:ins w:id="275" w:author="Amy Brown" w:date="2011-11-17T15:15:00Z">
        <w:r w:rsidR="00877D31">
          <w:t xml:space="preserve">. </w:t>
        </w:r>
      </w:ins>
      <w:r w:rsidR="0098052C">
        <w:t>Even if the upload and download speeds are the same</w:t>
      </w:r>
      <w:r w:rsidR="00C97945">
        <w:t xml:space="preserve"> (which is not true of most IP networks </w:t>
      </w:r>
      <w:del w:id="276" w:author="Amy Brown" w:date="2011-11-17T15:59:00Z">
        <w:r w:rsidR="00C97945" w:rsidDel="001377F8">
          <w:delText xml:space="preserve">since </w:delText>
        </w:r>
      </w:del>
      <w:ins w:id="277" w:author="Amy Brown" w:date="2011-11-17T15:59:00Z">
        <w:r w:rsidR="001377F8">
          <w:t xml:space="preserve">– </w:t>
        </w:r>
      </w:ins>
      <w:r w:rsidR="00C97945">
        <w:t xml:space="preserve">most are designed for at least </w:t>
      </w:r>
      <w:ins w:id="278" w:author="Amy Brown" w:date="2011-11-17T16:00:00Z">
        <w:r w:rsidR="001377F8">
          <w:t xml:space="preserve">a </w:t>
        </w:r>
      </w:ins>
      <w:r w:rsidR="00C97945">
        <w:t xml:space="preserve">3:1 </w:t>
      </w:r>
      <w:proofErr w:type="spellStart"/>
      <w:r w:rsidR="00C97945">
        <w:t>download:upload</w:t>
      </w:r>
      <w:proofErr w:type="spellEnd"/>
      <w:r w:rsidR="00C97945">
        <w:t xml:space="preserve"> speed</w:t>
      </w:r>
      <w:ins w:id="279" w:author="Amy Brown" w:date="2011-11-17T16:00:00Z">
        <w:r w:rsidR="001377F8">
          <w:t xml:space="preserve"> ratio</w:t>
        </w:r>
      </w:ins>
      <w:r w:rsidR="00C97945">
        <w:t>)</w:t>
      </w:r>
      <w:ins w:id="280" w:author="Amy Brown" w:date="2011-11-17T20:55:00Z">
        <w:r w:rsidR="00913881">
          <w:t>,</w:t>
        </w:r>
      </w:ins>
      <w:del w:id="281" w:author="Amy Brown" w:date="2011-11-17T16:00:00Z">
        <w:r w:rsidR="0098052C" w:rsidDel="001377F8">
          <w:delText>,</w:delText>
        </w:r>
      </w:del>
      <w:r w:rsidR="0098052C">
        <w:t xml:space="preserve"> </w:t>
      </w:r>
      <w:del w:id="282" w:author="Amy Brown" w:date="2011-11-17T20:52:00Z">
        <w:r w:rsidR="004478BE" w:rsidDel="005C735F">
          <w:delText xml:space="preserve">read </w:delText>
        </w:r>
      </w:del>
      <w:r w:rsidR="004478BE">
        <w:t xml:space="preserve">files will typically be read from cache, </w:t>
      </w:r>
      <w:r w:rsidR="005930E8">
        <w:t xml:space="preserve">and writes will have to </w:t>
      </w:r>
      <w:del w:id="283" w:author="Amy Brown" w:date="2011-11-17T16:00:00Z">
        <w:r w:rsidR="005930E8" w:rsidDel="001377F8">
          <w:delText xml:space="preserve">do </w:delText>
        </w:r>
      </w:del>
      <w:ins w:id="284" w:author="Amy Brown" w:date="2011-11-17T16:00:00Z">
        <w:r w:rsidR="001377F8">
          <w:t xml:space="preserve">go </w:t>
        </w:r>
      </w:ins>
      <w:r w:rsidR="005930E8">
        <w:t xml:space="preserve">to disk eventually (and perhaps </w:t>
      </w:r>
      <w:del w:id="285" w:author="Amy Brown" w:date="2011-11-17T16:01:00Z">
        <w:r w:rsidR="005930E8" w:rsidDel="001377F8">
          <w:delText xml:space="preserve">written </w:delText>
        </w:r>
      </w:del>
      <w:r w:rsidR="005930E8">
        <w:t xml:space="preserve">several times in </w:t>
      </w:r>
      <w:commentRangeStart w:id="286"/>
      <w:r w:rsidR="005930E8">
        <w:t>ev</w:t>
      </w:r>
      <w:r w:rsidR="00895C9D">
        <w:t>entually consistent situations</w:t>
      </w:r>
      <w:commentRangeEnd w:id="286"/>
      <w:r w:rsidR="001377F8">
        <w:rPr>
          <w:rStyle w:val="CommentReference"/>
          <w:vanish/>
        </w:rPr>
        <w:commentReference w:id="286"/>
      </w:r>
      <w:r w:rsidR="00895C9D">
        <w:t>)</w:t>
      </w:r>
      <w:ins w:id="287" w:author="Amy Brown" w:date="2011-11-17T16:02:00Z">
        <w:r w:rsidR="001377F8">
          <w:t xml:space="preserve">. </w:t>
        </w:r>
      </w:ins>
      <w:del w:id="288" w:author="Amy Brown" w:date="2011-11-17T16:02:00Z">
        <w:r w:rsidR="00895C9D" w:rsidDel="001377F8">
          <w:delText xml:space="preserve"> – </w:delText>
        </w:r>
        <w:r w:rsidR="00C97945" w:rsidDel="001377F8">
          <w:delText>however</w:delText>
        </w:r>
      </w:del>
      <w:ins w:id="289" w:author="Amy Brown" w:date="2011-11-17T16:02:00Z">
        <w:r w:rsidR="001377F8">
          <w:t>However</w:t>
        </w:r>
      </w:ins>
      <w:r w:rsidR="00C97945">
        <w:t>, even if everything is in memory or read from disks (like SSDs), database writes will almost always be slower than reads [1]</w:t>
      </w:r>
      <w:del w:id="290" w:author="Amy Brown" w:date="2011-11-17T15:15:00Z">
        <w:r w:rsidR="00C97945" w:rsidDel="00877D31">
          <w:delText>.</w:delText>
        </w:r>
        <w:r w:rsidR="005930E8" w:rsidDel="00877D31">
          <w:delText xml:space="preserve">  </w:delText>
        </w:r>
      </w:del>
      <w:ins w:id="291" w:author="Amy Brown" w:date="2011-11-17T15:15:00Z">
        <w:r w:rsidR="00877D31">
          <w:t xml:space="preserve">. </w:t>
        </w:r>
      </w:ins>
    </w:p>
    <w:p w:rsidR="0072125B" w:rsidRDefault="00C97945" w:rsidP="001346D3">
      <w:r>
        <w:t>Another potential problem with this design</w:t>
      </w:r>
      <w:del w:id="292" w:author="Amy Brown" w:date="2011-11-17T16:02:00Z">
        <w:r w:rsidDel="001377F8">
          <w:delText>,</w:delText>
        </w:r>
      </w:del>
      <w:r>
        <w:t xml:space="preserve"> is that a web server like </w:t>
      </w:r>
      <w:hyperlink r:id="rId7" w:history="1">
        <w:r w:rsidRPr="0072125B">
          <w:rPr>
            <w:rStyle w:val="Hyperlink"/>
          </w:rPr>
          <w:t>Apache</w:t>
        </w:r>
      </w:hyperlink>
      <w:r w:rsidR="00025F6E">
        <w:t xml:space="preserve"> or </w:t>
      </w:r>
      <w:hyperlink r:id="rId8" w:history="1">
        <w:proofErr w:type="spellStart"/>
        <w:r w:rsidR="00025F6E" w:rsidRPr="0072125B">
          <w:rPr>
            <w:rStyle w:val="Hyperlink"/>
          </w:rPr>
          <w:t>lighttpd</w:t>
        </w:r>
        <w:proofErr w:type="spellEnd"/>
      </w:hyperlink>
      <w:del w:id="293" w:author="Amy Brown" w:date="2011-11-17T16:02:00Z">
        <w:r w:rsidR="00025F6E" w:rsidDel="001377F8">
          <w:delText>,</w:delText>
        </w:r>
      </w:del>
      <w:r w:rsidR="00025F6E">
        <w:t xml:space="preserve"> typically </w:t>
      </w:r>
      <w:ins w:id="294" w:author="Amy Brown" w:date="2011-11-17T20:55:00Z">
        <w:r w:rsidR="00913881">
          <w:t>has</w:t>
        </w:r>
      </w:ins>
      <w:ins w:id="295" w:author="Amy Brown" w:date="2011-11-17T16:03:00Z">
        <w:r w:rsidR="001377F8">
          <w:t xml:space="preserve"> a </w:t>
        </w:r>
      </w:ins>
      <w:del w:id="296" w:author="Amy Brown" w:date="2011-11-17T16:03:00Z">
        <w:r w:rsidR="00025F6E" w:rsidDel="001377F8">
          <w:delText xml:space="preserve">can maintain from </w:delText>
        </w:r>
      </w:del>
      <w:r w:rsidR="00025F6E">
        <w:t>max</w:t>
      </w:r>
      <w:ins w:id="297" w:author="Amy Brown" w:date="2011-11-17T16:04:00Z">
        <w:r w:rsidR="001377F8">
          <w:t>imum number</w:t>
        </w:r>
      </w:ins>
      <w:r w:rsidR="00025F6E">
        <w:t xml:space="preserve"> of</w:t>
      </w:r>
      <w:r>
        <w:t xml:space="preserve"> </w:t>
      </w:r>
      <w:ins w:id="298" w:author="Amy Brown" w:date="2011-11-17T16:04:00Z">
        <w:r w:rsidR="001377F8">
          <w:t xml:space="preserve">possible </w:t>
        </w:r>
      </w:ins>
      <w:r>
        <w:t>simultaneous connections</w:t>
      </w:r>
      <w:ins w:id="299" w:author="Amy Brown" w:date="2011-11-17T20:55:00Z">
        <w:r w:rsidR="00913881">
          <w:t xml:space="preserve"> – d</w:t>
        </w:r>
      </w:ins>
      <w:ins w:id="300" w:author="Amy Brown" w:date="2011-11-17T16:04:00Z">
        <w:r w:rsidR="001377F8">
          <w:t xml:space="preserve">efaults </w:t>
        </w:r>
      </w:ins>
      <w:r w:rsidR="00025F6E">
        <w:t>are around 500, but can go much higher</w:t>
      </w:r>
      <w:ins w:id="301" w:author="Amy Brown" w:date="2011-11-17T16:04:00Z">
        <w:r w:rsidR="001377F8">
          <w:t>.</w:t>
        </w:r>
      </w:ins>
      <w:del w:id="302" w:author="Amy Brown" w:date="2011-11-17T20:56:00Z">
        <w:r w:rsidR="00025F6E" w:rsidDel="00913881">
          <w:delText>)</w:delText>
        </w:r>
      </w:del>
      <w:del w:id="303" w:author="Amy Brown" w:date="2011-11-17T16:04:00Z">
        <w:r w:rsidR="00025F6E" w:rsidDel="001377F8">
          <w:delText>, and i</w:delText>
        </w:r>
      </w:del>
      <w:ins w:id="304" w:author="Amy Brown" w:date="2011-11-17T20:56:00Z">
        <w:r w:rsidR="00913881">
          <w:t xml:space="preserve"> I</w:t>
        </w:r>
      </w:ins>
      <w:r w:rsidR="00025F6E">
        <w:t>n high traffic</w:t>
      </w:r>
      <w:ins w:id="305" w:author="Amy Brown" w:date="2011-11-17T16:04:00Z">
        <w:r w:rsidR="001377F8">
          <w:t>,</w:t>
        </w:r>
      </w:ins>
      <w:r w:rsidR="00025F6E">
        <w:t xml:space="preserve"> writes can quickly consume all of those</w:t>
      </w:r>
      <w:del w:id="306" w:author="Amy Brown" w:date="2011-11-17T15:15:00Z">
        <w:r w:rsidR="00025F6E" w:rsidDel="00877D31">
          <w:delText xml:space="preserve">.  </w:delText>
        </w:r>
      </w:del>
      <w:ins w:id="307" w:author="Amy Brown" w:date="2011-11-17T15:15:00Z">
        <w:r w:rsidR="00877D31">
          <w:t xml:space="preserve">. </w:t>
        </w:r>
      </w:ins>
      <w:r w:rsidR="00025F6E">
        <w:t>S</w:t>
      </w:r>
      <w:r>
        <w:t xml:space="preserve">ince reads can be </w:t>
      </w:r>
      <w:r w:rsidR="00025F6E">
        <w:t xml:space="preserve">asynchronous, or take advantage of other performance optimizations like </w:t>
      </w:r>
      <w:hyperlink r:id="rId9" w:history="1">
        <w:proofErr w:type="spellStart"/>
        <w:r w:rsidR="00025F6E" w:rsidRPr="0072125B">
          <w:rPr>
            <w:rStyle w:val="Hyperlink"/>
          </w:rPr>
          <w:t>gzip</w:t>
        </w:r>
        <w:proofErr w:type="spellEnd"/>
        <w:r w:rsidR="00025F6E" w:rsidRPr="0072125B">
          <w:rPr>
            <w:rStyle w:val="Hyperlink"/>
          </w:rPr>
          <w:t xml:space="preserve"> compression</w:t>
        </w:r>
      </w:hyperlink>
      <w:r w:rsidR="00025F6E">
        <w:t xml:space="preserve"> or </w:t>
      </w:r>
      <w:r w:rsidR="000F1C51">
        <w:fldChar w:fldCharType="begin"/>
      </w:r>
      <w:ins w:id="308" w:author="Amy Brown" w:date="2011-11-17T16:05:00Z">
        <w:r w:rsidR="00CD4ED4">
          <w:instrText>HYPERLINK "http://en.wikipedia.org/wiki/Chunked_transfer_encoding"</w:instrText>
        </w:r>
      </w:ins>
      <w:r w:rsidR="000F1C51">
        <w:fldChar w:fldCharType="separate"/>
      </w:r>
      <w:r w:rsidR="00CD4ED4">
        <w:rPr>
          <w:rStyle w:val="Hyperlink"/>
        </w:rPr>
        <w:t>chunked transfer encoding</w:t>
      </w:r>
      <w:r w:rsidR="000F1C51">
        <w:fldChar w:fldCharType="end"/>
      </w:r>
      <w:ins w:id="309" w:author="Amy Brown" w:date="2011-11-17T16:06:00Z">
        <w:r w:rsidR="00CD4ED4">
          <w:t>,</w:t>
        </w:r>
      </w:ins>
      <w:r w:rsidR="00025F6E">
        <w:t xml:space="preserve"> the web server can </w:t>
      </w:r>
      <w:del w:id="310" w:author="Amy Brown" w:date="2011-11-17T16:06:00Z">
        <w:r w:rsidR="00025F6E" w:rsidDel="00CD4ED4">
          <w:delText xml:space="preserve">switch </w:delText>
        </w:r>
      </w:del>
      <w:r w:rsidR="00025F6E">
        <w:t xml:space="preserve">serve reads faster </w:t>
      </w:r>
      <w:r w:rsidR="0072125B">
        <w:t xml:space="preserve">and </w:t>
      </w:r>
      <w:r w:rsidR="00025F6E">
        <w:t>switch between clients quickly</w:t>
      </w:r>
      <w:ins w:id="311" w:author="Amy Brown" w:date="2011-11-17T16:06:00Z">
        <w:r w:rsidR="00CD4ED4">
          <w:t>,</w:t>
        </w:r>
      </w:ins>
      <w:r w:rsidR="00025F6E">
        <w:t xml:space="preserve"> serving </w:t>
      </w:r>
      <w:r w:rsidR="0072125B">
        <w:t>many more requests per second</w:t>
      </w:r>
      <w:r w:rsidR="00025F6E">
        <w:t xml:space="preserve"> than the max</w:t>
      </w:r>
      <w:ins w:id="312" w:author="Amy Brown" w:date="2011-11-17T16:06:00Z">
        <w:r w:rsidR="00CD4ED4">
          <w:t>imum</w:t>
        </w:r>
      </w:ins>
      <w:r w:rsidR="00025F6E">
        <w:t xml:space="preserve"> number of connections</w:t>
      </w:r>
      <w:ins w:id="313" w:author="Amy Brown" w:date="2011-11-17T16:06:00Z">
        <w:r w:rsidR="00CD4ED4">
          <w:t>.</w:t>
        </w:r>
      </w:ins>
      <w:r w:rsidR="0072125B">
        <w:t xml:space="preserve"> </w:t>
      </w:r>
      <w:del w:id="314" w:author="Amy Brown" w:date="2011-11-17T16:06:00Z">
        <w:r w:rsidR="0072125B" w:rsidDel="00CD4ED4">
          <w:delText>(wit</w:delText>
        </w:r>
      </w:del>
      <w:ins w:id="315" w:author="Amy Brown" w:date="2011-11-17T16:06:00Z">
        <w:r w:rsidR="00CD4ED4">
          <w:t>Using</w:t>
        </w:r>
      </w:ins>
      <w:del w:id="316" w:author="Amy Brown" w:date="2011-11-17T16:06:00Z">
        <w:r w:rsidR="0072125B" w:rsidDel="00CD4ED4">
          <w:delText>h</w:delText>
        </w:r>
      </w:del>
      <w:r w:rsidR="0072125B">
        <w:t xml:space="preserve"> Apache </w:t>
      </w:r>
      <w:del w:id="317" w:author="Amy Brown" w:date="2011-11-17T16:07:00Z">
        <w:r w:rsidR="0072125B" w:rsidDel="00CD4ED4">
          <w:delText xml:space="preserve">and </w:delText>
        </w:r>
      </w:del>
      <w:ins w:id="318" w:author="Amy Brown" w:date="2011-11-17T16:07:00Z">
        <w:r w:rsidR="00CD4ED4">
          <w:t xml:space="preserve">with </w:t>
        </w:r>
      </w:ins>
      <w:r w:rsidR="0072125B">
        <w:t>max</w:t>
      </w:r>
      <w:ins w:id="319" w:author="Amy Brown" w:date="2011-11-17T16:07:00Z">
        <w:r w:rsidR="00CD4ED4">
          <w:t>imum</w:t>
        </w:r>
      </w:ins>
      <w:r w:rsidR="0072125B">
        <w:t xml:space="preserve"> connections set to 500, it is not uncommon to serve several thousand read requests per second</w:t>
      </w:r>
      <w:del w:id="320" w:author="Amy Brown" w:date="2011-11-17T20:57:00Z">
        <w:r w:rsidR="0072125B" w:rsidDel="00913881">
          <w:delText>)</w:delText>
        </w:r>
      </w:del>
      <w:del w:id="321" w:author="Amy Brown" w:date="2011-11-17T15:15:00Z">
        <w:r w:rsidR="00025F6E" w:rsidDel="00877D31">
          <w:delText xml:space="preserve">.  </w:delText>
        </w:r>
      </w:del>
      <w:ins w:id="322" w:author="Amy Brown" w:date="2011-11-17T15:15:00Z">
        <w:r w:rsidR="00877D31">
          <w:t xml:space="preserve">. </w:t>
        </w:r>
      </w:ins>
      <w:r w:rsidR="00025F6E">
        <w:t>Writes</w:t>
      </w:r>
      <w:ins w:id="323" w:author="Amy Brown" w:date="2011-11-17T16:07:00Z">
        <w:r w:rsidR="00CD4ED4">
          <w:t>,</w:t>
        </w:r>
      </w:ins>
      <w:r w:rsidR="00025F6E">
        <w:t xml:space="preserve"> on the other hand</w:t>
      </w:r>
      <w:ins w:id="324" w:author="Amy Brown" w:date="2011-11-17T16:07:00Z">
        <w:r w:rsidR="00CD4ED4">
          <w:t>,</w:t>
        </w:r>
      </w:ins>
      <w:r w:rsidR="00025F6E">
        <w:t xml:space="preserve"> tend to maintain an open connect for the duration </w:t>
      </w:r>
      <w:del w:id="325" w:author="Amy Brown" w:date="2011-11-17T16:07:00Z">
        <w:r w:rsidR="00025F6E" w:rsidDel="00CD4ED4">
          <w:delText xml:space="preserve">for </w:delText>
        </w:r>
      </w:del>
      <w:ins w:id="326" w:author="Amy Brown" w:date="2011-11-17T16:07:00Z">
        <w:r w:rsidR="00CD4ED4">
          <w:t xml:space="preserve">of </w:t>
        </w:r>
      </w:ins>
      <w:r w:rsidR="00025F6E">
        <w:t>the upload</w:t>
      </w:r>
      <w:r w:rsidR="0072125B">
        <w:t>, so uploading a 1</w:t>
      </w:r>
      <w:ins w:id="327" w:author="Amy Brown" w:date="2011-11-17T16:07:00Z">
        <w:r w:rsidR="00CD4ED4">
          <w:t xml:space="preserve"> </w:t>
        </w:r>
      </w:ins>
      <w:r w:rsidR="0072125B">
        <w:t>MB file could take more than 1</w:t>
      </w:r>
      <w:ins w:id="328" w:author="Amy Brown" w:date="2011-11-17T16:07:00Z">
        <w:r w:rsidR="00CD4ED4">
          <w:t xml:space="preserve"> </w:t>
        </w:r>
      </w:ins>
      <w:r w:rsidR="0072125B">
        <w:t>s</w:t>
      </w:r>
      <w:ins w:id="329" w:author="Amy Brown" w:date="2011-11-17T16:07:00Z">
        <w:r w:rsidR="00CD4ED4">
          <w:t>econd</w:t>
        </w:r>
      </w:ins>
      <w:r w:rsidR="0072125B">
        <w:t xml:space="preserve"> on most home networks</w:t>
      </w:r>
      <w:ins w:id="330" w:author="Amy Brown" w:date="2011-11-17T20:58:00Z">
        <w:r w:rsidR="005F0C90">
          <w:t>.</w:t>
        </w:r>
      </w:ins>
      <w:del w:id="331" w:author="Amy Brown" w:date="2011-11-17T20:58:00Z">
        <w:r w:rsidR="0072125B" w:rsidDel="005F0C90">
          <w:delText>,</w:delText>
        </w:r>
      </w:del>
      <w:r w:rsidR="0072125B">
        <w:t xml:space="preserve"> </w:t>
      </w:r>
      <w:del w:id="332" w:author="Amy Brown" w:date="2011-11-17T16:07:00Z">
        <w:r w:rsidR="0072125B" w:rsidDel="00CD4ED4">
          <w:delText>such that</w:delText>
        </w:r>
      </w:del>
      <w:ins w:id="333" w:author="Amy Brown" w:date="2011-11-17T16:07:00Z">
        <w:r w:rsidR="00CD4ED4">
          <w:t>This means the</w:t>
        </w:r>
      </w:ins>
      <w:r w:rsidR="0072125B">
        <w:t xml:space="preserve"> </w:t>
      </w:r>
      <w:del w:id="334" w:author="Amy Brown" w:date="2011-11-17T16:08:00Z">
        <w:r w:rsidR="0072125B" w:rsidDel="00CD4ED4">
          <w:delText xml:space="preserve">same </w:delText>
        </w:r>
      </w:del>
      <w:r w:rsidR="0072125B">
        <w:t>web server could only handle 500 such simultaneous writes</w:t>
      </w:r>
      <w:del w:id="335" w:author="Amy Brown" w:date="2011-11-17T15:15:00Z">
        <w:r w:rsidR="00025F6E" w:rsidDel="00877D31">
          <w:delText xml:space="preserve">.  </w:delText>
        </w:r>
      </w:del>
      <w:ins w:id="336" w:author="Amy Brown" w:date="2011-11-17T15:15:00Z">
        <w:r w:rsidR="00877D31">
          <w:t xml:space="preserve">. </w:t>
        </w:r>
      </w:ins>
    </w:p>
    <w:p w:rsidR="003A7112" w:rsidRDefault="003A7112" w:rsidP="001346D3">
      <w:r>
        <w:t>Planning for this sort of bottleneck</w:t>
      </w:r>
      <w:r w:rsidR="00392A53">
        <w:t xml:space="preserve"> </w:t>
      </w:r>
      <w:del w:id="337" w:author="Amy Brown" w:date="2011-11-17T16:08:00Z">
        <w:r w:rsidDel="00CD4ED4">
          <w:delText xml:space="preserve">in the future </w:delText>
        </w:r>
      </w:del>
      <w:r>
        <w:t xml:space="preserve">makes a good case </w:t>
      </w:r>
      <w:del w:id="338" w:author="Amy Brown" w:date="2011-11-17T16:08:00Z">
        <w:r w:rsidDel="00CD4ED4">
          <w:delText xml:space="preserve">to </w:delText>
        </w:r>
      </w:del>
      <w:ins w:id="339" w:author="Amy Brown" w:date="2011-11-17T16:08:00Z">
        <w:r w:rsidR="00CD4ED4">
          <w:t xml:space="preserve">for </w:t>
        </w:r>
      </w:ins>
      <w:r>
        <w:t>split</w:t>
      </w:r>
      <w:ins w:id="340" w:author="Amy Brown" w:date="2011-11-17T16:08:00Z">
        <w:r w:rsidR="00CD4ED4">
          <w:t>ting</w:t>
        </w:r>
      </w:ins>
      <w:r>
        <w:t xml:space="preserve"> out </w:t>
      </w:r>
      <w:del w:id="341" w:author="Amy Brown" w:date="2011-11-17T16:09:00Z">
        <w:r w:rsidDel="00CD4ED4">
          <w:delText xml:space="preserve">the </w:delText>
        </w:r>
      </w:del>
      <w:r>
        <w:t>reads and writes of images into their own services</w:t>
      </w:r>
      <w:del w:id="342" w:author="Amy Brown" w:date="2011-11-17T15:15:00Z">
        <w:r w:rsidDel="00877D31">
          <w:delText xml:space="preserve">.  </w:delText>
        </w:r>
      </w:del>
      <w:ins w:id="343" w:author="Amy Brown" w:date="2011-11-17T15:15:00Z">
        <w:r w:rsidR="00877D31">
          <w:t xml:space="preserve">. </w:t>
        </w:r>
      </w:ins>
      <w:r>
        <w:t>This allows us to scale each of them independently (</w:t>
      </w:r>
      <w:r w:rsidR="00546E93">
        <w:t>since it is likely we will always</w:t>
      </w:r>
      <w:r>
        <w:t xml:space="preserve"> </w:t>
      </w:r>
      <w:r w:rsidR="00546E93">
        <w:t>do</w:t>
      </w:r>
      <w:r>
        <w:t xml:space="preserve"> more reading than writing), but also helps clarify what is going on at each point</w:t>
      </w:r>
      <w:r w:rsidR="00546E93">
        <w:t>. Finally,</w:t>
      </w:r>
      <w:r>
        <w:t xml:space="preserve"> </w:t>
      </w:r>
      <w:del w:id="344" w:author="Amy Brown" w:date="2011-11-17T16:09:00Z">
        <w:r w:rsidR="00546E93" w:rsidDel="00CD4ED4">
          <w:delText>this</w:delText>
        </w:r>
        <w:r w:rsidDel="00CD4ED4">
          <w:delText xml:space="preserve"> </w:delText>
        </w:r>
      </w:del>
      <w:ins w:id="345" w:author="Amy Brown" w:date="2011-11-17T16:09:00Z">
        <w:r w:rsidR="00CD4ED4">
          <w:t xml:space="preserve">it </w:t>
        </w:r>
      </w:ins>
      <w:r>
        <w:t>separate</w:t>
      </w:r>
      <w:r w:rsidR="00546E93">
        <w:t>s</w:t>
      </w:r>
      <w:r>
        <w:t xml:space="preserve"> </w:t>
      </w:r>
      <w:r w:rsidR="00546E93">
        <w:t xml:space="preserve">future </w:t>
      </w:r>
      <w:r w:rsidR="00B6095A">
        <w:t>concerns,</w:t>
      </w:r>
      <w:r w:rsidR="00546E93">
        <w:t xml:space="preserve"> </w:t>
      </w:r>
      <w:del w:id="346" w:author="Amy Brown" w:date="2011-11-17T16:09:00Z">
        <w:r w:rsidR="00546E93" w:rsidDel="00CD4ED4">
          <w:delText>which</w:delText>
        </w:r>
        <w:r w:rsidDel="00CD4ED4">
          <w:delText xml:space="preserve"> would make </w:delText>
        </w:r>
      </w:del>
      <w:ins w:id="347" w:author="Amy Brown" w:date="2011-11-17T16:09:00Z">
        <w:r w:rsidR="00CD4ED4">
          <w:t xml:space="preserve">making </w:t>
        </w:r>
      </w:ins>
      <w:r>
        <w:t>it easier to troubleshoot and scale a problem like slow reads.</w:t>
      </w:r>
      <w:r>
        <w:rPr>
          <w:noProof/>
        </w:rPr>
        <w:drawing>
          <wp:inline distT="0" distB="0" distL="0" distR="0">
            <wp:extent cx="4914900" cy="31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ng"/>
                    <pic:cNvPicPr/>
                  </pic:nvPicPr>
                  <pic:blipFill>
                    <a:blip r:embed="rId1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14900" cy="3177619"/>
                    </a:xfrm>
                    <a:prstGeom prst="rect">
                      <a:avLst/>
                    </a:prstGeom>
                  </pic:spPr>
                </pic:pic>
              </a:graphicData>
            </a:graphic>
          </wp:inline>
        </w:drawing>
      </w:r>
    </w:p>
    <w:p w:rsidR="00762D16" w:rsidRDefault="00762D16" w:rsidP="001346D3"/>
    <w:p w:rsidR="00581DCB" w:rsidRDefault="00BA345F" w:rsidP="001346D3">
      <w:r>
        <w:t>The advantage of this approach is that we are able to solve each problem independen</w:t>
      </w:r>
      <w:r w:rsidR="00C45062">
        <w:t>tly of one another</w:t>
      </w:r>
      <w:r w:rsidR="003C73D4">
        <w:t xml:space="preserve"> - </w:t>
      </w:r>
      <w:r w:rsidR="00C45062">
        <w:t xml:space="preserve">we don’t have to worry about </w:t>
      </w:r>
      <w:r w:rsidR="003A7112">
        <w:t xml:space="preserve">writing new images, and retrieving them </w:t>
      </w:r>
      <w:r w:rsidR="00277764">
        <w:t xml:space="preserve">in </w:t>
      </w:r>
      <w:r w:rsidR="003A7112">
        <w:t>the same context</w:t>
      </w:r>
      <w:del w:id="348" w:author="Amy Brown" w:date="2011-11-17T15:15:00Z">
        <w:r w:rsidR="00C45062" w:rsidDel="00877D31">
          <w:delText xml:space="preserve">.  </w:delText>
        </w:r>
      </w:del>
      <w:ins w:id="349" w:author="Amy Brown" w:date="2011-11-17T15:15:00Z">
        <w:r w:rsidR="00877D31">
          <w:t xml:space="preserve">. </w:t>
        </w:r>
      </w:ins>
      <w:r w:rsidR="00C45062">
        <w:t>Each of these services still leverag</w:t>
      </w:r>
      <w:r w:rsidR="00546E93">
        <w:t>e</w:t>
      </w:r>
      <w:r w:rsidR="00C45062">
        <w:t xml:space="preserve"> the global corpus of </w:t>
      </w:r>
      <w:r w:rsidR="003A7112">
        <w:t>images</w:t>
      </w:r>
      <w:r w:rsidR="00C45062">
        <w:t xml:space="preserve">, but </w:t>
      </w:r>
      <w:r w:rsidR="003C73D4">
        <w:t xml:space="preserve">both are </w:t>
      </w:r>
      <w:r w:rsidR="00A90EEA">
        <w:t>free to</w:t>
      </w:r>
      <w:r w:rsidR="002840FF">
        <w:t xml:space="preserve"> </w:t>
      </w:r>
      <w:r w:rsidR="00C45062">
        <w:t xml:space="preserve">create </w:t>
      </w:r>
      <w:r w:rsidR="002840FF">
        <w:t>their</w:t>
      </w:r>
      <w:r w:rsidR="00C45062">
        <w:t xml:space="preserve"> own intermediate results optim</w:t>
      </w:r>
      <w:r w:rsidR="002840FF">
        <w:t>al</w:t>
      </w:r>
      <w:r w:rsidR="00C45062">
        <w:t xml:space="preserve"> </w:t>
      </w:r>
      <w:r w:rsidR="002840FF">
        <w:t>for</w:t>
      </w:r>
      <w:r w:rsidR="00C45062">
        <w:t xml:space="preserve"> </w:t>
      </w:r>
      <w:r w:rsidR="002840FF">
        <w:t xml:space="preserve">achieving </w:t>
      </w:r>
      <w:r w:rsidR="00C45062">
        <w:t>performance</w:t>
      </w:r>
      <w:r w:rsidR="009C6EF9">
        <w:t xml:space="preserve"> (for example, queuing up requests, or caching popular images – more on this below)</w:t>
      </w:r>
      <w:r w:rsidR="00C45062">
        <w:t>. A</w:t>
      </w:r>
      <w:r>
        <w:t xml:space="preserve">nd from a maintenance and cost perspective </w:t>
      </w:r>
      <w:r w:rsidR="00C45062">
        <w:t>each service can scale</w:t>
      </w:r>
      <w:r>
        <w:t xml:space="preserve"> independently</w:t>
      </w:r>
      <w:r w:rsidR="00C45062">
        <w:t xml:space="preserve"> as needed (which is great because if they were combined and intermingled one could </w:t>
      </w:r>
      <w:r w:rsidR="002840FF">
        <w:t xml:space="preserve">inadvertently </w:t>
      </w:r>
      <w:r w:rsidR="00C45062">
        <w:t>impact the performance of the other</w:t>
      </w:r>
      <w:r w:rsidR="009C6EF9">
        <w:t>, as in the scenario discussed above</w:t>
      </w:r>
      <w:r w:rsidR="00C45062">
        <w:t>).</w:t>
      </w:r>
    </w:p>
    <w:p w:rsidR="00581DCB" w:rsidRDefault="00581DCB" w:rsidP="001346D3">
      <w:r>
        <w:t>Of course the above example can work well when you have two different endpoints (in fact this is very similar to several cloud storage providers implementations</w:t>
      </w:r>
      <w:r w:rsidR="001D7CE8">
        <w:t xml:space="preserve"> and CDNs</w:t>
      </w:r>
      <w:r>
        <w:t>)</w:t>
      </w:r>
      <w:del w:id="350" w:author="Amy Brown" w:date="2011-11-17T15:15:00Z">
        <w:r w:rsidDel="00877D31">
          <w:delText xml:space="preserve">.  </w:delText>
        </w:r>
      </w:del>
      <w:ins w:id="351" w:author="Amy Brown" w:date="2011-11-17T15:15:00Z">
        <w:r w:rsidR="00877D31">
          <w:t xml:space="preserve">. </w:t>
        </w:r>
      </w:ins>
      <w:r>
        <w:t>There are lots of ways to address these types of bottlene</w:t>
      </w:r>
      <w:r w:rsidR="001D7CE8">
        <w:t>c</w:t>
      </w:r>
      <w:r>
        <w:t>ks though, and each has different tradeoffs.</w:t>
      </w:r>
    </w:p>
    <w:p w:rsidR="000A55C6" w:rsidRDefault="00581DCB" w:rsidP="001346D3">
      <w:r>
        <w:t>For example, Filckr solves this read/write issue by federating users across different shards such that each shard can only handle a set number of users and as those users grow more shards are added to the cluster [2]</w:t>
      </w:r>
      <w:del w:id="352" w:author="Amy Brown" w:date="2011-11-17T15:15:00Z">
        <w:r w:rsidDel="00877D31">
          <w:delText>.</w:delText>
        </w:r>
        <w:r w:rsidR="00CF75B3" w:rsidDel="00877D31">
          <w:delText xml:space="preserve">  </w:delText>
        </w:r>
      </w:del>
      <w:ins w:id="353" w:author="Amy Brown" w:date="2011-11-17T15:15:00Z">
        <w:r w:rsidR="00877D31">
          <w:t xml:space="preserve">. </w:t>
        </w:r>
      </w:ins>
      <w:r w:rsidR="00CF75B3">
        <w:t xml:space="preserve">In the first example it is easier to scale hardware based on </w:t>
      </w:r>
      <w:r w:rsidR="000A55C6">
        <w:t>actual usage (the number of reads and writes across the whole system), whereas Flickr scales with their user base (but forces the assumption of equal usage across users so there can be extra capacity)</w:t>
      </w:r>
      <w:del w:id="354" w:author="Amy Brown" w:date="2011-11-17T15:15:00Z">
        <w:r w:rsidR="000A55C6" w:rsidDel="00877D31">
          <w:delText xml:space="preserve">.  </w:delText>
        </w:r>
      </w:del>
      <w:ins w:id="355" w:author="Amy Brown" w:date="2011-11-17T15:15:00Z">
        <w:r w:rsidR="00877D31">
          <w:t xml:space="preserve">. </w:t>
        </w:r>
      </w:ins>
      <w:r w:rsidR="000A55C6">
        <w:t xml:space="preserve">In the former an outage or issue with one of the services brings down functionality across the whole system (no one can write files for example), where as an outage with one of Flickr’s shards will only affect those users. In the first example it is easier to perform operations across the whole dataset, for example updating the write service to include new metadata or searching across all image metadata, where as with the Flickr architecture each shard would need to be updated or searched (or a search service would need to be created to collate that metadata – which is in fact what they do [2]). </w:t>
      </w:r>
    </w:p>
    <w:p w:rsidR="000A55C6" w:rsidRPr="000A55C6" w:rsidRDefault="000A55C6" w:rsidP="000A55C6">
      <w:r>
        <w:t>When it comes to these systems there is no right answer, but it helps to go back to the principles at the start of this chapter, determine the system needs (heavy reads or writes or both, level of concurrency, queries across the data set, ranges, sorts, etc.), benchmark different alternatives, understand how it will fail, and then have a solid plan for when that happens.</w:t>
      </w:r>
    </w:p>
    <w:p w:rsidR="000A55C6" w:rsidRDefault="000A55C6" w:rsidP="001346D3"/>
    <w:p w:rsidR="00BA345F" w:rsidRDefault="00BA345F" w:rsidP="001346D3"/>
    <w:p w:rsidR="00C45062" w:rsidRPr="00F50F17" w:rsidRDefault="00281B12" w:rsidP="001346D3">
      <w:pPr>
        <w:rPr>
          <w:u w:val="single"/>
        </w:rPr>
      </w:pPr>
      <w:r w:rsidRPr="00F50F17">
        <w:rPr>
          <w:u w:val="single"/>
        </w:rPr>
        <w:t>Redundancy</w:t>
      </w:r>
    </w:p>
    <w:p w:rsidR="00281B12" w:rsidRDefault="00281B12" w:rsidP="001346D3">
      <w:r>
        <w:t>In order to handle failure gracefully</w:t>
      </w:r>
      <w:r w:rsidR="003106BF">
        <w:t xml:space="preserve"> a</w:t>
      </w:r>
      <w:r>
        <w:t xml:space="preserve"> web architecture </w:t>
      </w:r>
      <w:r w:rsidR="003106BF">
        <w:t>must have</w:t>
      </w:r>
      <w:r>
        <w:t xml:space="preserve"> redundan</w:t>
      </w:r>
      <w:r w:rsidR="00980776">
        <w:t>c</w:t>
      </w:r>
      <w:r w:rsidR="00AB0AAC">
        <w:t xml:space="preserve">y of </w:t>
      </w:r>
      <w:r w:rsidR="003106BF">
        <w:t xml:space="preserve">its </w:t>
      </w:r>
      <w:r w:rsidR="00AB0AAC">
        <w:t>s</w:t>
      </w:r>
      <w:r w:rsidR="002840FF">
        <w:t>ervices</w:t>
      </w:r>
      <w:r w:rsidR="00AB0AAC">
        <w:t xml:space="preserve"> and data</w:t>
      </w:r>
      <w:del w:id="356" w:author="Amy Brown" w:date="2011-11-17T15:15:00Z">
        <w:r w:rsidR="00AB0AAC" w:rsidDel="00877D31">
          <w:delText xml:space="preserve">.  </w:delText>
        </w:r>
      </w:del>
      <w:ins w:id="357" w:author="Amy Brown" w:date="2011-11-17T15:15:00Z">
        <w:r w:rsidR="00877D31">
          <w:t xml:space="preserve">. </w:t>
        </w:r>
      </w:ins>
      <w:r w:rsidR="00AB0AAC">
        <w:t xml:space="preserve">For example, </w:t>
      </w:r>
      <w:r>
        <w:t xml:space="preserve">if there is only one copy of a file stored on a </w:t>
      </w:r>
      <w:r w:rsidR="00277764">
        <w:t xml:space="preserve">single </w:t>
      </w:r>
      <w:r>
        <w:t>server</w:t>
      </w:r>
      <w:r w:rsidR="00277764">
        <w:t xml:space="preserve"> then losing that</w:t>
      </w:r>
      <w:r>
        <w:t xml:space="preserve"> server</w:t>
      </w:r>
      <w:r w:rsidR="00277764">
        <w:t xml:space="preserve"> also means losing that file</w:t>
      </w:r>
      <w:del w:id="358" w:author="Amy Brown" w:date="2011-11-17T15:15:00Z">
        <w:r w:rsidDel="00877D31">
          <w:delText xml:space="preserve">.  </w:delText>
        </w:r>
      </w:del>
      <w:ins w:id="359" w:author="Amy Brown" w:date="2011-11-17T15:15:00Z">
        <w:r w:rsidR="00877D31">
          <w:t xml:space="preserve">. </w:t>
        </w:r>
      </w:ins>
      <w:r>
        <w:t>Losing data is seldom a good thing, and a common way of handling it is to create multiple, or redundant, copies.</w:t>
      </w:r>
    </w:p>
    <w:p w:rsidR="00C45062" w:rsidRDefault="00C45062" w:rsidP="001346D3"/>
    <w:p w:rsidR="000D698D" w:rsidRDefault="000D698D" w:rsidP="001346D3">
      <w:r>
        <w:t>This same principle also applies to services</w:t>
      </w:r>
      <w:del w:id="360" w:author="Amy Brown" w:date="2011-11-17T15:15:00Z">
        <w:r w:rsidDel="00877D31">
          <w:delText xml:space="preserve">.  </w:delText>
        </w:r>
      </w:del>
      <w:ins w:id="361" w:author="Amy Brown" w:date="2011-11-17T15:15:00Z">
        <w:r w:rsidR="00877D31">
          <w:t xml:space="preserve">. </w:t>
        </w:r>
      </w:ins>
      <w:r>
        <w:t xml:space="preserve">If there is a core piece of functionality for an application, </w:t>
      </w:r>
      <w:r w:rsidR="002840FF">
        <w:t>ensuring</w:t>
      </w:r>
      <w:r>
        <w:t xml:space="preserve"> that multiple copies or versions are running simultaneously can secure against the failure of a single node.</w:t>
      </w:r>
    </w:p>
    <w:p w:rsidR="00AB0AAC" w:rsidRDefault="00F179B3" w:rsidP="001346D3">
      <w:r>
        <w:t xml:space="preserve"> </w:t>
      </w:r>
    </w:p>
    <w:p w:rsidR="00AB0AAC" w:rsidRDefault="00AB0AAC" w:rsidP="001346D3">
      <w:r>
        <w:t>Creating redundancy in a system can remove single points of failure, a</w:t>
      </w:r>
      <w:r w:rsidR="00F50F17">
        <w:t xml:space="preserve">nd provide a backup or spare functionality if needed in </w:t>
      </w:r>
      <w:r w:rsidR="00546E93">
        <w:t xml:space="preserve">a </w:t>
      </w:r>
      <w:r w:rsidR="00F50F17">
        <w:t>crisis</w:t>
      </w:r>
      <w:del w:id="362" w:author="Amy Brown" w:date="2011-11-17T15:15:00Z">
        <w:r w:rsidR="00F50F17" w:rsidDel="00877D31">
          <w:delText>.</w:delText>
        </w:r>
        <w:r w:rsidDel="00877D31">
          <w:delText xml:space="preserve">  </w:delText>
        </w:r>
      </w:del>
      <w:ins w:id="363" w:author="Amy Brown" w:date="2011-11-17T15:15:00Z">
        <w:r w:rsidR="00877D31">
          <w:t xml:space="preserve">. </w:t>
        </w:r>
      </w:ins>
      <w:r w:rsidR="00F50F17">
        <w:t xml:space="preserve">For example, if there are two instances of the same service running in production, and one fails or degrades, the system can </w:t>
      </w:r>
      <w:r w:rsidR="00F50F17" w:rsidRPr="00F50F17">
        <w:rPr>
          <w:i/>
        </w:rPr>
        <w:t>failover</w:t>
      </w:r>
      <w:r w:rsidR="00F50F17">
        <w:t xml:space="preserve"> to the healthy copy. When it comes to</w:t>
      </w:r>
      <w:r>
        <w:t xml:space="preserve"> failover, this can happen automatically or require manual intervention.</w:t>
      </w:r>
    </w:p>
    <w:p w:rsidR="00F50F17" w:rsidRDefault="00F50F17" w:rsidP="001346D3"/>
    <w:p w:rsidR="00F50F17" w:rsidRDefault="00F50F17" w:rsidP="001346D3">
      <w:r>
        <w:t xml:space="preserve">Another key part of service redundancy, is creating a </w:t>
      </w:r>
      <w:r w:rsidRPr="00F50F17">
        <w:rPr>
          <w:i/>
        </w:rPr>
        <w:t>Shared Nothing Architecture</w:t>
      </w:r>
      <w:del w:id="364" w:author="Amy Brown" w:date="2011-11-17T15:15:00Z">
        <w:r w:rsidDel="00877D31">
          <w:delText xml:space="preserve">.  </w:delText>
        </w:r>
      </w:del>
      <w:ins w:id="365" w:author="Amy Brown" w:date="2011-11-17T15:15:00Z">
        <w:r w:rsidR="00877D31">
          <w:t xml:space="preserve">. </w:t>
        </w:r>
      </w:ins>
      <w:r w:rsidR="00BF52AA">
        <w:t>With this architecture, each</w:t>
      </w:r>
      <w:r>
        <w:t xml:space="preserve"> node is able to operate</w:t>
      </w:r>
      <w:r w:rsidR="00410D0F">
        <w:t xml:space="preserve"> independently of one </w:t>
      </w:r>
      <w:r w:rsidR="00BF52AA">
        <w:t>another and</w:t>
      </w:r>
      <w:r w:rsidR="00410D0F">
        <w:t xml:space="preserve"> there is no central “brain” managing state or coordinating activities for the other nodes</w:t>
      </w:r>
      <w:del w:id="366" w:author="Amy Brown" w:date="2011-11-17T15:15:00Z">
        <w:r w:rsidR="00410D0F" w:rsidDel="00877D31">
          <w:delText xml:space="preserve">.  </w:delText>
        </w:r>
      </w:del>
      <w:ins w:id="367" w:author="Amy Brown" w:date="2011-11-17T15:15:00Z">
        <w:r w:rsidR="00877D31">
          <w:t xml:space="preserve">. </w:t>
        </w:r>
      </w:ins>
      <w:r w:rsidR="00410D0F">
        <w:t>This helps a lot with scalability</w:t>
      </w:r>
      <w:r w:rsidR="00BF52AA">
        <w:t xml:space="preserve"> </w:t>
      </w:r>
      <w:r w:rsidR="00410D0F">
        <w:t>since new nodes can be added without special conditions or knowle</w:t>
      </w:r>
      <w:r w:rsidR="0093497B">
        <w:t>dge</w:t>
      </w:r>
      <w:del w:id="368" w:author="Amy Brown" w:date="2011-11-17T15:15:00Z">
        <w:r w:rsidR="0093497B" w:rsidDel="00877D31">
          <w:delText xml:space="preserve">.  </w:delText>
        </w:r>
      </w:del>
      <w:ins w:id="369" w:author="Amy Brown" w:date="2011-11-17T15:15:00Z">
        <w:r w:rsidR="00877D31">
          <w:t xml:space="preserve">. </w:t>
        </w:r>
      </w:ins>
      <w:r w:rsidR="0093497B">
        <w:t>However</w:t>
      </w:r>
      <w:r w:rsidR="00BF52AA">
        <w:t xml:space="preserve">, and </w:t>
      </w:r>
      <w:r w:rsidR="0093497B">
        <w:t>most importantly</w:t>
      </w:r>
      <w:r w:rsidR="00BF52AA">
        <w:t>,</w:t>
      </w:r>
      <w:r w:rsidR="0093497B">
        <w:t xml:space="preserve"> there is no single point of contention in these systems, </w:t>
      </w:r>
      <w:r w:rsidR="00BF52AA">
        <w:t xml:space="preserve">so </w:t>
      </w:r>
      <w:r w:rsidR="0093497B">
        <w:t>they are much more resilient to failure.</w:t>
      </w:r>
    </w:p>
    <w:p w:rsidR="009701EE" w:rsidRDefault="009701EE" w:rsidP="001346D3"/>
    <w:p w:rsidR="009701EE" w:rsidRDefault="00ED6934" w:rsidP="001346D3">
      <w:r>
        <w:t xml:space="preserve">For </w:t>
      </w:r>
      <w:r w:rsidR="009701EE">
        <w:t>example</w:t>
      </w:r>
      <w:r>
        <w:t>,</w:t>
      </w:r>
      <w:r w:rsidR="009701EE">
        <w:t xml:space="preserve"> in our </w:t>
      </w:r>
      <w:r w:rsidR="002D5262">
        <w:t>image</w:t>
      </w:r>
      <w:r w:rsidR="00261AE8">
        <w:t xml:space="preserve"> server application</w:t>
      </w:r>
      <w:r w:rsidR="009701EE">
        <w:t>, all images would have redundant copies on another piece of hardware somewhere (ideally in a different geographic location in the event of a catastrophe like an earthquake or fire in the data center), and the services to access the images would be redundant copies, all potentially servicing requests (load balancers are a great way to make this possible, but there is more on that below).</w:t>
      </w:r>
    </w:p>
    <w:p w:rsidR="00F41762" w:rsidRDefault="00F41762" w:rsidP="001346D3">
      <w:r>
        <w:rPr>
          <w:noProof/>
        </w:rPr>
        <w:drawing>
          <wp:inline distT="0" distB="0" distL="0" distR="0">
            <wp:extent cx="5029200" cy="25460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Backup.png"/>
                    <pic:cNvPicPr/>
                  </pic:nvPicPr>
                  <pic:blipFill>
                    <a:blip r:embed="rId1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29200" cy="2546033"/>
                    </a:xfrm>
                    <a:prstGeom prst="rect">
                      <a:avLst/>
                    </a:prstGeom>
                  </pic:spPr>
                </pic:pic>
              </a:graphicData>
            </a:graphic>
          </wp:inline>
        </w:drawing>
      </w:r>
    </w:p>
    <w:p w:rsidR="009701EE" w:rsidRDefault="009701EE" w:rsidP="001346D3"/>
    <w:p w:rsidR="009701EE" w:rsidRPr="00556399" w:rsidRDefault="009701EE" w:rsidP="001346D3">
      <w:pPr>
        <w:rPr>
          <w:u w:val="single"/>
        </w:rPr>
      </w:pPr>
      <w:r w:rsidRPr="00556399">
        <w:rPr>
          <w:u w:val="single"/>
        </w:rPr>
        <w:t>Partition</w:t>
      </w:r>
      <w:r w:rsidR="00165EF0">
        <w:rPr>
          <w:u w:val="single"/>
        </w:rPr>
        <w:t>s</w:t>
      </w:r>
    </w:p>
    <w:p w:rsidR="009701EE" w:rsidRDefault="002840FF" w:rsidP="001346D3">
      <w:r>
        <w:t xml:space="preserve">There may be </w:t>
      </w:r>
      <w:r w:rsidR="00556399">
        <w:t>really big data sets th</w:t>
      </w:r>
      <w:r w:rsidR="00104B63">
        <w:t xml:space="preserve">at are unable to fit </w:t>
      </w:r>
      <w:r w:rsidR="00556399">
        <w:t xml:space="preserve">on </w:t>
      </w:r>
      <w:r w:rsidR="00104B63">
        <w:t>a single</w:t>
      </w:r>
      <w:r w:rsidR="00556399">
        <w:t xml:space="preserve"> server. It </w:t>
      </w:r>
      <w:r w:rsidR="00277764">
        <w:t>may</w:t>
      </w:r>
      <w:r w:rsidR="00556399">
        <w:t xml:space="preserve"> also be the case that an operation </w:t>
      </w:r>
      <w:r w:rsidR="00BF52AA">
        <w:t>requires</w:t>
      </w:r>
      <w:r w:rsidR="00556399">
        <w:t xml:space="preserve"> too many computing resources</w:t>
      </w:r>
      <w:r w:rsidR="00BF52AA">
        <w:t xml:space="preserve">, diminishing </w:t>
      </w:r>
      <w:r w:rsidR="00556399">
        <w:t xml:space="preserve">performance, </w:t>
      </w:r>
      <w:r w:rsidR="00BF52AA">
        <w:t xml:space="preserve">and therefore making </w:t>
      </w:r>
      <w:r w:rsidR="00556399">
        <w:t>it necessary to add capacity</w:t>
      </w:r>
      <w:del w:id="370" w:author="Amy Brown" w:date="2011-11-17T15:15:00Z">
        <w:r w:rsidR="00556399" w:rsidDel="00877D31">
          <w:delText xml:space="preserve">.  </w:delText>
        </w:r>
      </w:del>
      <w:ins w:id="371" w:author="Amy Brown" w:date="2011-11-17T15:15:00Z">
        <w:r w:rsidR="00877D31">
          <w:t xml:space="preserve">. </w:t>
        </w:r>
      </w:ins>
      <w:r w:rsidR="00556399">
        <w:t xml:space="preserve">In </w:t>
      </w:r>
      <w:r w:rsidR="00104B63">
        <w:t>either</w:t>
      </w:r>
      <w:r w:rsidR="00BF52AA">
        <w:t xml:space="preserve"> </w:t>
      </w:r>
      <w:r w:rsidR="00556399">
        <w:t>case</w:t>
      </w:r>
      <w:r w:rsidR="00BF52AA">
        <w:t xml:space="preserve"> you have</w:t>
      </w:r>
      <w:r w:rsidR="00556399">
        <w:t xml:space="preserve"> two choices: scale vertically or horizontally.</w:t>
      </w:r>
    </w:p>
    <w:p w:rsidR="00556399" w:rsidRDefault="00556399" w:rsidP="001346D3"/>
    <w:p w:rsidR="00556399" w:rsidRDefault="00104B63" w:rsidP="001346D3">
      <w:r>
        <w:t>S</w:t>
      </w:r>
      <w:r w:rsidR="00556399">
        <w:t>ca</w:t>
      </w:r>
      <w:r>
        <w:t>ling</w:t>
      </w:r>
      <w:r w:rsidR="00556399">
        <w:t xml:space="preserve"> vertically means add</w:t>
      </w:r>
      <w:r>
        <w:t xml:space="preserve">ing </w:t>
      </w:r>
      <w:r w:rsidR="00556399">
        <w:t xml:space="preserve">more resources to </w:t>
      </w:r>
      <w:r>
        <w:t>an</w:t>
      </w:r>
      <w:r w:rsidR="00556399">
        <w:t xml:space="preserve"> individual </w:t>
      </w:r>
      <w:r>
        <w:t>server</w:t>
      </w:r>
      <w:del w:id="372" w:author="Amy Brown" w:date="2011-11-17T15:15:00Z">
        <w:r w:rsidR="00556399" w:rsidDel="00877D31">
          <w:delText xml:space="preserve">.  </w:delText>
        </w:r>
      </w:del>
      <w:ins w:id="373" w:author="Amy Brown" w:date="2011-11-17T15:15:00Z">
        <w:r w:rsidR="00877D31">
          <w:t xml:space="preserve">. </w:t>
        </w:r>
      </w:ins>
      <w:r w:rsidR="007271B0">
        <w:t xml:space="preserve">So for a </w:t>
      </w:r>
      <w:r>
        <w:t>very large</w:t>
      </w:r>
      <w:r w:rsidR="007271B0">
        <w:t xml:space="preserve"> data set</w:t>
      </w:r>
      <w:r w:rsidR="00556399">
        <w:t xml:space="preserve">, this might mean adding more (or bigger) hard drives </w:t>
      </w:r>
      <w:r>
        <w:t>so a single server can contain its entirety</w:t>
      </w:r>
      <w:del w:id="374" w:author="Amy Brown" w:date="2011-11-17T15:15:00Z">
        <w:r w:rsidR="00556399" w:rsidDel="00877D31">
          <w:delText xml:space="preserve">.  </w:delText>
        </w:r>
      </w:del>
      <w:ins w:id="375" w:author="Amy Brown" w:date="2011-11-17T15:15:00Z">
        <w:r w:rsidR="00877D31">
          <w:t xml:space="preserve">. </w:t>
        </w:r>
      </w:ins>
      <w:r w:rsidR="00556399">
        <w:t>In the case of the compute operation, this could mean moving the computation to a bigger server with a faster CPU or more memory</w:t>
      </w:r>
      <w:del w:id="376" w:author="Amy Brown" w:date="2011-11-17T15:15:00Z">
        <w:r w:rsidR="00556399" w:rsidDel="00877D31">
          <w:delText>.</w:delText>
        </w:r>
        <w:r w:rsidR="00D71B5D" w:rsidDel="00877D31">
          <w:delText xml:space="preserve">  </w:delText>
        </w:r>
      </w:del>
      <w:ins w:id="377" w:author="Amy Brown" w:date="2011-11-17T15:15:00Z">
        <w:r w:rsidR="00877D31">
          <w:t xml:space="preserve">. </w:t>
        </w:r>
      </w:ins>
      <w:r w:rsidR="00D71B5D">
        <w:t xml:space="preserve">In each case </w:t>
      </w:r>
      <w:r w:rsidR="007271B0">
        <w:t xml:space="preserve">vertical scaling is accomplished by </w:t>
      </w:r>
      <w:r w:rsidR="00D71B5D">
        <w:t xml:space="preserve">making the individual resource better and </w:t>
      </w:r>
      <w:r w:rsidR="00636719">
        <w:t>capable of handling</w:t>
      </w:r>
      <w:r w:rsidR="00D71B5D">
        <w:t xml:space="preserve"> more on its own.</w:t>
      </w:r>
    </w:p>
    <w:p w:rsidR="00D71B5D" w:rsidRDefault="00D71B5D" w:rsidP="001346D3"/>
    <w:p w:rsidR="00D71B5D" w:rsidRDefault="00D71B5D" w:rsidP="001346D3">
      <w:r>
        <w:t>To scale horizontally, on the other hand, is to add more nodes</w:t>
      </w:r>
      <w:del w:id="378" w:author="Amy Brown" w:date="2011-11-17T15:15:00Z">
        <w:r w:rsidDel="00877D31">
          <w:delText xml:space="preserve">.  </w:delText>
        </w:r>
      </w:del>
      <w:ins w:id="379" w:author="Amy Brown" w:date="2011-11-17T15:15:00Z">
        <w:r w:rsidR="00877D31">
          <w:t xml:space="preserve">. </w:t>
        </w:r>
      </w:ins>
      <w:r>
        <w:t xml:space="preserve">In the case of </w:t>
      </w:r>
      <w:r w:rsidR="007271B0">
        <w:t xml:space="preserve">the </w:t>
      </w:r>
      <w:r>
        <w:t xml:space="preserve">data, this might be a second server to store the additional parts of the data set; and for the computing resource it would mean splitting the operation or load across some additional nodes. </w:t>
      </w:r>
      <w:r w:rsidR="00FD1A8B">
        <w:t>T</w:t>
      </w:r>
      <w:r>
        <w:t xml:space="preserve">o take </w:t>
      </w:r>
      <w:r w:rsidR="00104B63">
        <w:t xml:space="preserve">full </w:t>
      </w:r>
      <w:r>
        <w:t>advantage of horizontal scaling, the system</w:t>
      </w:r>
      <w:r w:rsidR="00FD1A8B">
        <w:t xml:space="preserve"> </w:t>
      </w:r>
      <w:r w:rsidR="00104B63">
        <w:t xml:space="preserve">should include it as an </w:t>
      </w:r>
      <w:r w:rsidR="007271B0">
        <w:t xml:space="preserve">intrinsic </w:t>
      </w:r>
      <w:r w:rsidR="00104B63">
        <w:t>design principle</w:t>
      </w:r>
      <w:r w:rsidR="007271B0">
        <w:t xml:space="preserve"> of the system architecture, otherwise it can be quite cumbersome to modify and separate out the context to make this possible.</w:t>
      </w:r>
    </w:p>
    <w:p w:rsidR="00D71B5D" w:rsidRDefault="00D71B5D" w:rsidP="001346D3"/>
    <w:p w:rsidR="00165EF0" w:rsidRDefault="00165EF0" w:rsidP="001346D3">
      <w:r>
        <w:t>And when it comes to horizontally scaling</w:t>
      </w:r>
      <w:r w:rsidR="00FD1A8B">
        <w:t>,</w:t>
      </w:r>
      <w:r>
        <w:t xml:space="preserve"> one of the more common techniques is to break</w:t>
      </w:r>
      <w:r w:rsidR="00FD1A8B">
        <w:t>-up</w:t>
      </w:r>
      <w:r>
        <w:t xml:space="preserve"> your services into partitions (some may also refer to these pieces as shards)</w:t>
      </w:r>
      <w:del w:id="380" w:author="Amy Brown" w:date="2011-11-17T15:15:00Z">
        <w:r w:rsidDel="00877D31">
          <w:delText xml:space="preserve">.  </w:delText>
        </w:r>
      </w:del>
      <w:ins w:id="381" w:author="Amy Brown" w:date="2011-11-17T15:15:00Z">
        <w:r w:rsidR="00877D31">
          <w:t xml:space="preserve">. </w:t>
        </w:r>
      </w:ins>
      <w:r>
        <w:t>The partitions can be federated such that each logical set of functionality is separate – this could be done by geographic boundaries, or another criteria like free versus paying users</w:t>
      </w:r>
      <w:del w:id="382" w:author="Amy Brown" w:date="2011-11-17T15:15:00Z">
        <w:r w:rsidDel="00877D31">
          <w:delText xml:space="preserve">.  </w:delText>
        </w:r>
      </w:del>
      <w:ins w:id="383" w:author="Amy Brown" w:date="2011-11-17T15:15:00Z">
        <w:r w:rsidR="00877D31">
          <w:t xml:space="preserve">. </w:t>
        </w:r>
      </w:ins>
      <w:r>
        <w:t>The advantage of these schemes is to provide a service or data store with added capacity</w:t>
      </w:r>
      <w:del w:id="384" w:author="Amy Brown" w:date="2011-11-17T15:15:00Z">
        <w:r w:rsidDel="00877D31">
          <w:delText xml:space="preserve">.  </w:delText>
        </w:r>
      </w:del>
      <w:ins w:id="385" w:author="Amy Brown" w:date="2011-11-17T15:15:00Z">
        <w:r w:rsidR="00877D31">
          <w:t xml:space="preserve">. </w:t>
        </w:r>
      </w:ins>
    </w:p>
    <w:p w:rsidR="00165EF0" w:rsidRDefault="00165EF0" w:rsidP="001346D3"/>
    <w:p w:rsidR="00165EF0" w:rsidRDefault="00165EF0" w:rsidP="001346D3">
      <w:r>
        <w:t xml:space="preserve">In our image server example, it is possible that the </w:t>
      </w:r>
      <w:r w:rsidR="00104B63">
        <w:t xml:space="preserve">single </w:t>
      </w:r>
      <w:r>
        <w:t xml:space="preserve">file server used to store images </w:t>
      </w:r>
      <w:r w:rsidR="00104B63">
        <w:t xml:space="preserve">could be replaced by multiple file servers, each containing </w:t>
      </w:r>
      <w:r w:rsidR="00EF1937">
        <w:t>its own unique set of images</w:t>
      </w:r>
      <w:del w:id="386" w:author="Amy Brown" w:date="2011-11-17T15:15:00Z">
        <w:r w:rsidDel="00877D31">
          <w:delText xml:space="preserve">.  </w:delText>
        </w:r>
      </w:del>
      <w:ins w:id="387" w:author="Amy Brown" w:date="2011-11-17T15:15:00Z">
        <w:r w:rsidR="00877D31">
          <w:t xml:space="preserve">. </w:t>
        </w:r>
      </w:ins>
      <w:r>
        <w:t xml:space="preserve">Such </w:t>
      </w:r>
      <w:r w:rsidR="00B7694C">
        <w:t>an architecture</w:t>
      </w:r>
      <w:r>
        <w:t xml:space="preserve"> w</w:t>
      </w:r>
      <w:r w:rsidR="00B7694C">
        <w:t>ould allow the system to fill each file server with images</w:t>
      </w:r>
      <w:r w:rsidR="00EF1937">
        <w:t xml:space="preserve">, </w:t>
      </w:r>
      <w:r w:rsidR="00B7694C">
        <w:t xml:space="preserve">adding </w:t>
      </w:r>
      <w:r w:rsidR="00EF1937">
        <w:t xml:space="preserve">additional </w:t>
      </w:r>
      <w:r w:rsidR="00B7694C">
        <w:t xml:space="preserve">servers as the disks </w:t>
      </w:r>
      <w:r w:rsidR="00EF1937">
        <w:t>become full</w:t>
      </w:r>
      <w:del w:id="388" w:author="Amy Brown" w:date="2011-11-17T15:15:00Z">
        <w:r w:rsidR="00B7694C" w:rsidDel="00877D31">
          <w:delText xml:space="preserve">.  </w:delText>
        </w:r>
      </w:del>
      <w:ins w:id="389" w:author="Amy Brown" w:date="2011-11-17T15:15:00Z">
        <w:r w:rsidR="00877D31">
          <w:t xml:space="preserve">. </w:t>
        </w:r>
      </w:ins>
      <w:r w:rsidR="00B7694C">
        <w:t xml:space="preserve"> This sort of design would require a naming scheme that tied </w:t>
      </w:r>
      <w:r w:rsidR="00EF1937">
        <w:t xml:space="preserve">an image’s filename </w:t>
      </w:r>
      <w:r w:rsidR="00B7694C">
        <w:t>with the server</w:t>
      </w:r>
      <w:r w:rsidR="00EF1937">
        <w:t xml:space="preserve"> containing it. An image’s name could be formed from a</w:t>
      </w:r>
      <w:r w:rsidR="00B7694C">
        <w:t xml:space="preserve"> consistent hashing scheme</w:t>
      </w:r>
      <w:r w:rsidR="003A2AC4">
        <w:t xml:space="preserve"> mapped across the servers</w:t>
      </w:r>
      <w:del w:id="390" w:author="Amy Brown" w:date="2011-11-17T15:15:00Z">
        <w:r w:rsidR="003A2AC4" w:rsidDel="00877D31">
          <w:delText>.</w:delText>
        </w:r>
        <w:r w:rsidR="00B7694C" w:rsidDel="00877D31">
          <w:delText xml:space="preserve"> </w:delText>
        </w:r>
        <w:r w:rsidR="003A2AC4" w:rsidDel="00877D31">
          <w:delText xml:space="preserve"> </w:delText>
        </w:r>
      </w:del>
      <w:ins w:id="391" w:author="Amy Brown" w:date="2011-11-17T15:15:00Z">
        <w:r w:rsidR="00877D31">
          <w:t xml:space="preserve">. </w:t>
        </w:r>
      </w:ins>
      <w:r w:rsidR="003A2AC4">
        <w:t>O</w:t>
      </w:r>
      <w:r w:rsidR="00B7694C">
        <w:t>r</w:t>
      </w:r>
      <w:r w:rsidR="003A2AC4">
        <w:t xml:space="preserve"> alternatively, each image could be</w:t>
      </w:r>
      <w:r w:rsidR="00B7694C">
        <w:t xml:space="preserve"> </w:t>
      </w:r>
      <w:r w:rsidR="003A2AC4">
        <w:t>assigned an</w:t>
      </w:r>
      <w:r w:rsidR="00B7694C">
        <w:t xml:space="preserve"> incremental ID</w:t>
      </w:r>
      <w:r w:rsidR="003A2AC4">
        <w:t>,</w:t>
      </w:r>
      <w:r w:rsidR="00B7694C">
        <w:t xml:space="preserve"> so that when a client makes a request for an image, the image retrieval service </w:t>
      </w:r>
      <w:r w:rsidR="00FD1A8B">
        <w:t xml:space="preserve">only </w:t>
      </w:r>
      <w:r w:rsidR="00B7694C">
        <w:t xml:space="preserve">needs to </w:t>
      </w:r>
      <w:r w:rsidR="003A2AC4">
        <w:t xml:space="preserve">maintain </w:t>
      </w:r>
      <w:r w:rsidR="001842F2">
        <w:t>the range of</w:t>
      </w:r>
      <w:r w:rsidR="00B7694C">
        <w:t xml:space="preserve"> IDs </w:t>
      </w:r>
      <w:r w:rsidR="001842F2">
        <w:t xml:space="preserve">that </w:t>
      </w:r>
      <w:r w:rsidR="00B7694C">
        <w:t xml:space="preserve">are mapped to </w:t>
      </w:r>
      <w:r w:rsidR="003A2AC4">
        <w:t xml:space="preserve">each </w:t>
      </w:r>
      <w:r w:rsidR="00197AE7">
        <w:t xml:space="preserve">of </w:t>
      </w:r>
      <w:r w:rsidR="00B7694C">
        <w:t>the servers</w:t>
      </w:r>
      <w:r w:rsidR="003A2AC4">
        <w:t xml:space="preserve"> (like an index)</w:t>
      </w:r>
      <w:r w:rsidR="00B7694C">
        <w:t>.</w:t>
      </w:r>
    </w:p>
    <w:p w:rsidR="00B7694C" w:rsidRDefault="001842F2" w:rsidP="001346D3">
      <w:r>
        <w:rPr>
          <w:noProof/>
        </w:rPr>
        <w:drawing>
          <wp:inline distT="0" distB="0" distL="0" distR="0">
            <wp:extent cx="5486400" cy="3036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artition.png"/>
                    <pic:cNvPicPr/>
                  </pic:nvPicPr>
                  <pic:blipFill>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3036570"/>
                    </a:xfrm>
                    <a:prstGeom prst="rect">
                      <a:avLst/>
                    </a:prstGeom>
                  </pic:spPr>
                </pic:pic>
              </a:graphicData>
            </a:graphic>
          </wp:inline>
        </w:drawing>
      </w:r>
    </w:p>
    <w:p w:rsidR="000B44EA" w:rsidRDefault="001842F2" w:rsidP="001346D3">
      <w:r>
        <w:t>Of course there are challenges distributi</w:t>
      </w:r>
      <w:r w:rsidR="00277764">
        <w:t>ng</w:t>
      </w:r>
      <w:r w:rsidR="00EF1937">
        <w:t xml:space="preserve"> </w:t>
      </w:r>
      <w:r>
        <w:t>data or functionality across multiple servers</w:t>
      </w:r>
      <w:del w:id="392" w:author="Amy Brown" w:date="2011-11-17T15:15:00Z">
        <w:r w:rsidDel="00877D31">
          <w:delText xml:space="preserve">.  </w:delText>
        </w:r>
      </w:del>
      <w:ins w:id="393" w:author="Amy Brown" w:date="2011-11-17T15:15:00Z">
        <w:r w:rsidR="00877D31">
          <w:t xml:space="preserve">. </w:t>
        </w:r>
      </w:ins>
      <w:r>
        <w:t xml:space="preserve">One of the </w:t>
      </w:r>
      <w:r w:rsidR="00277764">
        <w:t>key issues</w:t>
      </w:r>
      <w:r>
        <w:t xml:space="preserve"> is </w:t>
      </w:r>
      <w:r w:rsidRPr="001842F2">
        <w:rPr>
          <w:i/>
        </w:rPr>
        <w:t xml:space="preserve">data </w:t>
      </w:r>
      <w:r w:rsidR="00277764" w:rsidRPr="001842F2">
        <w:rPr>
          <w:i/>
        </w:rPr>
        <w:t>locality</w:t>
      </w:r>
      <w:r w:rsidR="00277764">
        <w:t>;</w:t>
      </w:r>
      <w:r>
        <w:t xml:space="preserve"> </w:t>
      </w:r>
      <w:r w:rsidR="00277764">
        <w:t xml:space="preserve">in </w:t>
      </w:r>
      <w:r>
        <w:t>distributed systems any time the data is closer to the operation or point of computation, the better performance of the system</w:t>
      </w:r>
      <w:del w:id="394" w:author="Amy Brown" w:date="2011-11-17T15:15:00Z">
        <w:r w:rsidDel="00877D31">
          <w:delText xml:space="preserve">.  </w:delText>
        </w:r>
      </w:del>
      <w:ins w:id="395" w:author="Amy Brown" w:date="2011-11-17T15:15:00Z">
        <w:r w:rsidR="00877D31">
          <w:t xml:space="preserve">. </w:t>
        </w:r>
      </w:ins>
      <w:r>
        <w:t xml:space="preserve">Therefore it is potentially problematic to have the data spread across multiple servers, as any time it is needed it </w:t>
      </w:r>
      <w:r w:rsidR="00277764">
        <w:t>may not</w:t>
      </w:r>
      <w:r>
        <w:t xml:space="preserve"> be local</w:t>
      </w:r>
      <w:r w:rsidR="00DC4F53">
        <w:t>,</w:t>
      </w:r>
      <w:r>
        <w:t xml:space="preserve"> </w:t>
      </w:r>
      <w:r w:rsidR="00277764">
        <w:t xml:space="preserve">forcing the servers to perform a costly </w:t>
      </w:r>
      <w:r>
        <w:t xml:space="preserve">fetch </w:t>
      </w:r>
      <w:r w:rsidR="00277764">
        <w:t xml:space="preserve">of the required </w:t>
      </w:r>
      <w:r>
        <w:t>information across the network.</w:t>
      </w:r>
    </w:p>
    <w:p w:rsidR="000B44EA" w:rsidRDefault="000B44EA" w:rsidP="001346D3"/>
    <w:p w:rsidR="00556399" w:rsidRDefault="001842F2" w:rsidP="001346D3">
      <w:r>
        <w:t xml:space="preserve">Another potential issue comes in the form of </w:t>
      </w:r>
      <w:r w:rsidRPr="001842F2">
        <w:rPr>
          <w:i/>
        </w:rPr>
        <w:t>inconsistency</w:t>
      </w:r>
      <w:r>
        <w:t>. When there are different services reading and writing from a shared resource (potentially another service or data store) there is the chance for race conditions, where some data was supposed to be updated, but the read happens prior to the update – and in those cases the data is inconsistent</w:t>
      </w:r>
      <w:del w:id="396" w:author="Amy Brown" w:date="2011-11-17T15:15:00Z">
        <w:r w:rsidDel="00877D31">
          <w:delText>.</w:delText>
        </w:r>
        <w:r w:rsidR="000B44EA" w:rsidDel="00877D31">
          <w:delText xml:space="preserve">  </w:delText>
        </w:r>
      </w:del>
      <w:ins w:id="397" w:author="Amy Brown" w:date="2011-11-17T15:15:00Z">
        <w:r w:rsidR="00877D31">
          <w:t xml:space="preserve">. </w:t>
        </w:r>
      </w:ins>
      <w:r w:rsidR="000B44EA">
        <w:t>For example, in the image hosting scenario, a race condition could occur if one client sent a request to update the dog image with a new title (changing it from “Dog” to “Gizmo”), but at the same time another client was reading the image</w:t>
      </w:r>
      <w:del w:id="398" w:author="Amy Brown" w:date="2011-11-17T15:15:00Z">
        <w:r w:rsidR="000B44EA" w:rsidDel="00877D31">
          <w:delText xml:space="preserve">.  </w:delText>
        </w:r>
      </w:del>
      <w:ins w:id="399" w:author="Amy Brown" w:date="2011-11-17T15:15:00Z">
        <w:r w:rsidR="00877D31">
          <w:t xml:space="preserve">. </w:t>
        </w:r>
      </w:ins>
      <w:r w:rsidR="000B44EA">
        <w:t>In that circumstance it is unclear which title (“Dog” or “Gizmo”) would be the one received by the 2</w:t>
      </w:r>
      <w:r w:rsidR="000B44EA" w:rsidRPr="000B44EA">
        <w:rPr>
          <w:vertAlign w:val="superscript"/>
        </w:rPr>
        <w:t>nd</w:t>
      </w:r>
      <w:r w:rsidR="000B44EA">
        <w:t xml:space="preserve"> client. </w:t>
      </w:r>
    </w:p>
    <w:p w:rsidR="001905D8" w:rsidRDefault="001905D8" w:rsidP="001346D3"/>
    <w:p w:rsidR="005D0392" w:rsidRDefault="000B44EA" w:rsidP="001346D3">
      <w:r>
        <w:t>There are certainly some obstacles associated with partitioning data, but p</w:t>
      </w:r>
      <w:r w:rsidR="001905D8">
        <w:t xml:space="preserve">artitioning </w:t>
      </w:r>
      <w:r w:rsidR="00A47D46">
        <w:t>a</w:t>
      </w:r>
      <w:r w:rsidR="00C8472A">
        <w:t>llows each problem to be split (</w:t>
      </w:r>
      <w:r w:rsidR="00A47D46">
        <w:t xml:space="preserve">by data, load, usage patterns, </w:t>
      </w:r>
      <w:r w:rsidR="00C8472A">
        <w:t>etc.</w:t>
      </w:r>
      <w:r w:rsidR="00A47D46">
        <w:t>)</w:t>
      </w:r>
      <w:r w:rsidR="00B82E15">
        <w:t xml:space="preserve"> into manageable chunks</w:t>
      </w:r>
      <w:del w:id="400" w:author="Amy Brown" w:date="2011-11-17T15:15:00Z">
        <w:r w:rsidR="00B82E15" w:rsidDel="00877D31">
          <w:delText>.</w:delText>
        </w:r>
        <w:r w:rsidDel="00877D31">
          <w:delText xml:space="preserve">  </w:delText>
        </w:r>
      </w:del>
      <w:ins w:id="401" w:author="Amy Brown" w:date="2011-11-17T15:15:00Z">
        <w:r w:rsidR="00877D31">
          <w:t xml:space="preserve">. </w:t>
        </w:r>
      </w:ins>
      <w:r>
        <w:t>This can help with scalability and manageability, but is not without risk.</w:t>
      </w:r>
      <w:bookmarkStart w:id="402" w:name="_GoBack"/>
      <w:bookmarkEnd w:id="402"/>
    </w:p>
    <w:p w:rsidR="00D31229" w:rsidRDefault="00D31229" w:rsidP="001346D3"/>
    <w:p w:rsidR="005D0392" w:rsidRDefault="005D0392" w:rsidP="001346D3">
      <w:r>
        <w:t>There are lots of ways to mitigate risk and handle failures, however, in the interest of brevity they are not covered in this chapter</w:t>
      </w:r>
      <w:del w:id="403" w:author="Amy Brown" w:date="2011-11-17T15:15:00Z">
        <w:r w:rsidDel="00877D31">
          <w:delText xml:space="preserve">.  </w:delText>
        </w:r>
      </w:del>
      <w:ins w:id="404" w:author="Amy Brown" w:date="2011-11-17T15:15:00Z">
        <w:r w:rsidR="00877D31">
          <w:t xml:space="preserve">. </w:t>
        </w:r>
      </w:ins>
      <w:r>
        <w:t xml:space="preserve">If you are interested in reading more, you can check out this blog post on </w:t>
      </w:r>
      <w:hyperlink r:id="rId13" w:history="1">
        <w:r w:rsidRPr="005D0392">
          <w:rPr>
            <w:rStyle w:val="Hyperlink"/>
          </w:rPr>
          <w:t>Handling Failures in Distributed Systems</w:t>
        </w:r>
      </w:hyperlink>
      <w:r>
        <w:t xml:space="preserve"> (focused on fault tolerance and monitoring). </w:t>
      </w:r>
    </w:p>
    <w:p w:rsidR="005D0392" w:rsidRDefault="005D0392" w:rsidP="001346D3"/>
    <w:p w:rsidR="00511998" w:rsidRDefault="00511998" w:rsidP="001346D3">
      <w:r w:rsidRPr="00511998">
        <w:t xml:space="preserve">Having covered some of the core considerations in designing distributed systems, let’s now talk about the hard part – scaling access to the data. </w:t>
      </w:r>
    </w:p>
    <w:p w:rsidR="00EB6C01" w:rsidRDefault="008F7E3C" w:rsidP="00EB6C01">
      <w:pPr>
        <w:pStyle w:val="Heading2"/>
      </w:pPr>
      <w:r>
        <w:t xml:space="preserve">The building blocks of fast </w:t>
      </w:r>
      <w:r w:rsidR="00573462">
        <w:t xml:space="preserve">and scalable </w:t>
      </w:r>
      <w:r>
        <w:t>data access</w:t>
      </w:r>
    </w:p>
    <w:p w:rsidR="00EB6C01" w:rsidRDefault="007E35A3" w:rsidP="00EB6C01">
      <w:r>
        <w:t>M</w:t>
      </w:r>
      <w:r w:rsidR="00EB6C01">
        <w:t>ost</w:t>
      </w:r>
      <w:r w:rsidR="0085735D">
        <w:t xml:space="preserve"> simple</w:t>
      </w:r>
      <w:r w:rsidR="00EB6C01">
        <w:t xml:space="preserve"> web applications</w:t>
      </w:r>
      <w:r w:rsidR="0085735D">
        <w:t xml:space="preserve"> (for example, LAMP stack applications</w:t>
      </w:r>
      <w:r w:rsidR="00D86207">
        <w:t>)</w:t>
      </w:r>
      <w:r w:rsidR="00EB6C01">
        <w:t xml:space="preserve"> </w:t>
      </w:r>
      <w:r>
        <w:t xml:space="preserve">often </w:t>
      </w:r>
      <w:r w:rsidR="00EB6C01">
        <w:t>look something like the following:</w:t>
      </w:r>
    </w:p>
    <w:p w:rsidR="00EB6C01" w:rsidRDefault="0085735D" w:rsidP="00EB6C01">
      <w:r>
        <w:rPr>
          <w:noProof/>
        </w:rPr>
        <w:drawing>
          <wp:inline distT="0" distB="0" distL="0" distR="0">
            <wp:extent cx="2813538"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App.png"/>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13538" cy="914400"/>
                    </a:xfrm>
                    <a:prstGeom prst="rect">
                      <a:avLst/>
                    </a:prstGeom>
                  </pic:spPr>
                </pic:pic>
              </a:graphicData>
            </a:graphic>
          </wp:inline>
        </w:drawing>
      </w:r>
    </w:p>
    <w:p w:rsidR="00A65E7F" w:rsidRDefault="00A65E7F" w:rsidP="00EB6C01"/>
    <w:p w:rsidR="004F7FBC" w:rsidRDefault="00A65E7F" w:rsidP="00EB6C01">
      <w:r>
        <w:t>A</w:t>
      </w:r>
      <w:r w:rsidR="0085735D">
        <w:t>s they grow</w:t>
      </w:r>
      <w:r>
        <w:t>,</w:t>
      </w:r>
      <w:r w:rsidR="0085735D">
        <w:t xml:space="preserve"> there are two main challenges – scaling access to the app server and</w:t>
      </w:r>
      <w:r>
        <w:t xml:space="preserve"> to</w:t>
      </w:r>
      <w:r w:rsidR="0085735D">
        <w:t xml:space="preserve"> the database</w:t>
      </w:r>
      <w:del w:id="405" w:author="Amy Brown" w:date="2011-11-17T15:15:00Z">
        <w:r w:rsidR="0085735D" w:rsidDel="00877D31">
          <w:delText xml:space="preserve">.  </w:delText>
        </w:r>
      </w:del>
      <w:ins w:id="406" w:author="Amy Brown" w:date="2011-11-17T15:15:00Z">
        <w:r w:rsidR="00877D31">
          <w:t xml:space="preserve">. </w:t>
        </w:r>
      </w:ins>
      <w:r w:rsidR="007E35A3">
        <w:t>In a highly</w:t>
      </w:r>
      <w:r w:rsidR="0085735D">
        <w:t xml:space="preserve"> scalable application design, the app</w:t>
      </w:r>
      <w:r w:rsidR="004F7FBC">
        <w:t xml:space="preserve"> (or web)</w:t>
      </w:r>
      <w:r w:rsidR="0085735D">
        <w:t xml:space="preserve"> server is typically m</w:t>
      </w:r>
      <w:r w:rsidR="004F7FBC">
        <w:t xml:space="preserve">inimized and often embodies a </w:t>
      </w:r>
      <w:r w:rsidR="004F7FBC" w:rsidRPr="004F7FBC">
        <w:rPr>
          <w:i/>
        </w:rPr>
        <w:t>shared nothing architecture</w:t>
      </w:r>
      <w:r w:rsidR="004F7FBC">
        <w:t xml:space="preserve"> (</w:t>
      </w:r>
      <w:r w:rsidR="007E35A3">
        <w:t>where</w:t>
      </w:r>
      <w:r w:rsidR="004F7FBC">
        <w:t xml:space="preserve"> each </w:t>
      </w:r>
      <w:r w:rsidR="007E35A3">
        <w:t>server</w:t>
      </w:r>
      <w:r w:rsidR="004F7FBC">
        <w:t xml:space="preserve"> is a copy of </w:t>
      </w:r>
      <w:r w:rsidR="007E35A3">
        <w:t xml:space="preserve">and </w:t>
      </w:r>
      <w:r w:rsidR="004F7FBC">
        <w:t>operates independently</w:t>
      </w:r>
      <w:r w:rsidR="007E35A3">
        <w:t xml:space="preserve"> of the other</w:t>
      </w:r>
      <w:r w:rsidR="004F7FBC">
        <w:t>)</w:t>
      </w:r>
      <w:r w:rsidR="0085735D">
        <w:t>.</w:t>
      </w:r>
      <w:r w:rsidR="004F7FBC">
        <w:t xml:space="preserve"> </w:t>
      </w:r>
      <w:r>
        <w:t>T</w:t>
      </w:r>
      <w:r w:rsidR="004F7FBC">
        <w:t xml:space="preserve">his makes </w:t>
      </w:r>
      <w:r w:rsidR="00D86207">
        <w:t>the app server layer of the system</w:t>
      </w:r>
      <w:r w:rsidR="004F7FBC">
        <w:t xml:space="preserve"> horizontally scalable</w:t>
      </w:r>
      <w:del w:id="407" w:author="Amy Brown" w:date="2011-11-17T15:15:00Z">
        <w:r w:rsidR="004F7FBC" w:rsidDel="00877D31">
          <w:delText xml:space="preserve">.  </w:delText>
        </w:r>
      </w:del>
      <w:ins w:id="408" w:author="Amy Brown" w:date="2011-11-17T15:15:00Z">
        <w:r w:rsidR="00877D31">
          <w:t xml:space="preserve">. </w:t>
        </w:r>
      </w:ins>
      <w:r w:rsidR="004F7FBC">
        <w:t xml:space="preserve">As a result of this design, the </w:t>
      </w:r>
      <w:r w:rsidR="0085735D">
        <w:t>heavy lifting</w:t>
      </w:r>
      <w:r w:rsidR="004F7FBC">
        <w:t xml:space="preserve"> is pushed down the stack to the</w:t>
      </w:r>
      <w:r w:rsidR="0085735D">
        <w:t xml:space="preserve"> database s</w:t>
      </w:r>
      <w:r w:rsidR="004F7FBC">
        <w:t>erver and supporting services</w:t>
      </w:r>
      <w:r w:rsidR="007E35A3">
        <w:t xml:space="preserve">; it’s at this layer </w:t>
      </w:r>
      <w:r w:rsidR="004F7FBC">
        <w:t xml:space="preserve">where the real </w:t>
      </w:r>
      <w:r w:rsidR="0085735D">
        <w:t>scaling and performance challenges come into play.</w:t>
      </w:r>
    </w:p>
    <w:p w:rsidR="004F7FBC" w:rsidRDefault="004F7FBC" w:rsidP="00EB6C01"/>
    <w:p w:rsidR="004F7FBC" w:rsidRDefault="004F7FBC" w:rsidP="00EB6C01">
      <w:r>
        <w:t>The rest of th</w:t>
      </w:r>
      <w:r w:rsidR="00A65E7F">
        <w:t>is</w:t>
      </w:r>
      <w:r>
        <w:t xml:space="preserve"> chapter is devoted to some of the</w:t>
      </w:r>
      <w:r w:rsidR="00A65E7F">
        <w:t xml:space="preserve"> more</w:t>
      </w:r>
      <w:r>
        <w:t xml:space="preserve"> common strategies and methods for making these types of services fast and scalable by providing fast access to your data.</w:t>
      </w:r>
    </w:p>
    <w:p w:rsidR="000D698D" w:rsidRDefault="000D698D" w:rsidP="00027A04"/>
    <w:p w:rsidR="00027A04" w:rsidRPr="00027A04" w:rsidRDefault="00027A04" w:rsidP="00027A04">
      <w:r w:rsidRPr="00027A04">
        <w:t xml:space="preserve">Most systems can be oversimplified to this: </w:t>
      </w:r>
    </w:p>
    <w:p w:rsidR="00027A04" w:rsidRPr="00027A04" w:rsidRDefault="00027A04" w:rsidP="00027A04">
      <w:r w:rsidRPr="00027A04">
        <w:rPr>
          <w:noProof/>
        </w:rPr>
        <w:drawing>
          <wp:inline distT="0" distB="0" distL="0" distR="0">
            <wp:extent cx="2535001"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rsData.png"/>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36355" cy="991129"/>
                    </a:xfrm>
                    <a:prstGeom prst="rect">
                      <a:avLst/>
                    </a:prstGeom>
                  </pic:spPr>
                </pic:pic>
              </a:graphicData>
            </a:graphic>
          </wp:inline>
        </w:drawing>
      </w:r>
    </w:p>
    <w:p w:rsidR="00027A04" w:rsidRPr="00027A04" w:rsidRDefault="00027A04" w:rsidP="00027A04"/>
    <w:p w:rsidR="00027A04" w:rsidRDefault="004D101B" w:rsidP="00027A04">
      <w:r>
        <w:t>T</w:t>
      </w:r>
      <w:r w:rsidR="00027A04" w:rsidRPr="00027A04">
        <w:t>his is a great place to start. If you have a lot of data, you want fast and easy access</w:t>
      </w:r>
      <w:r w:rsidR="00547841">
        <w:t>,</w:t>
      </w:r>
      <w:r w:rsidR="00027A04" w:rsidRPr="00027A04">
        <w:t xml:space="preserve"> like a secret stash of candy in the top drawer of your desk. Though overly simplified, the previous statement hint</w:t>
      </w:r>
      <w:r w:rsidR="00970B7B">
        <w:t>s</w:t>
      </w:r>
      <w:r w:rsidR="00027A04" w:rsidRPr="00027A04">
        <w:t xml:space="preserve"> at two hard problems</w:t>
      </w:r>
      <w:r w:rsidR="00547841">
        <w:t>:</w:t>
      </w:r>
      <w:r w:rsidR="00027A04" w:rsidRPr="00027A04">
        <w:t xml:space="preserve"> scalability of storage and fast access of data.</w:t>
      </w:r>
    </w:p>
    <w:p w:rsidR="00027A04" w:rsidRPr="00027A04" w:rsidRDefault="00027A04" w:rsidP="00027A04"/>
    <w:p w:rsidR="00027A04" w:rsidRPr="00027A04" w:rsidRDefault="00027A04" w:rsidP="00027A04">
      <w:r w:rsidRPr="00027A04">
        <w:t xml:space="preserve">For the sake of this </w:t>
      </w:r>
      <w:r w:rsidR="000A1C84">
        <w:t>section</w:t>
      </w:r>
      <w:r w:rsidRPr="00027A04">
        <w:t xml:space="preserve">, let’s assume you have many terabytes of data (TB) and you want to allow users to access small portions </w:t>
      </w:r>
      <w:r>
        <w:t>(KBs</w:t>
      </w:r>
      <w:r w:rsidRPr="00027A04">
        <w:t>) of that data at random</w:t>
      </w:r>
      <w:del w:id="409" w:author="Amy Brown" w:date="2011-11-17T15:15:00Z">
        <w:r w:rsidRPr="00027A04" w:rsidDel="00877D31">
          <w:delText>.</w:delText>
        </w:r>
        <w:r w:rsidR="000A1C84" w:rsidDel="00877D31">
          <w:delText xml:space="preserve">  </w:delText>
        </w:r>
      </w:del>
      <w:ins w:id="410" w:author="Amy Brown" w:date="2011-11-17T15:15:00Z">
        <w:r w:rsidR="00877D31">
          <w:t xml:space="preserve">. </w:t>
        </w:r>
      </w:ins>
      <w:r w:rsidR="000A1C84">
        <w:t>This is similar to locating an image file somewhere on the larger file server in the image application example.</w:t>
      </w:r>
    </w:p>
    <w:p w:rsidR="00027A04" w:rsidRPr="00027A04" w:rsidRDefault="00027A04" w:rsidP="00027A04"/>
    <w:p w:rsidR="00027A04" w:rsidRPr="00027A04" w:rsidRDefault="00027A04" w:rsidP="00027A04">
      <w:r w:rsidRPr="00027A04">
        <w:rPr>
          <w:noProof/>
        </w:rPr>
        <w:drawing>
          <wp:inline distT="0" distB="0" distL="0" distR="0">
            <wp:extent cx="5486400" cy="2061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hLookingforData.png"/>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2061845"/>
                    </a:xfrm>
                    <a:prstGeom prst="rect">
                      <a:avLst/>
                    </a:prstGeom>
                  </pic:spPr>
                </pic:pic>
              </a:graphicData>
            </a:graphic>
          </wp:inline>
        </w:drawing>
      </w:r>
    </w:p>
    <w:p w:rsidR="00027A04" w:rsidRPr="00027A04" w:rsidRDefault="00027A04" w:rsidP="00027A04"/>
    <w:p w:rsidR="00027A04" w:rsidRPr="00027A04" w:rsidRDefault="00027A04" w:rsidP="00027A04">
      <w:r w:rsidRPr="00027A04">
        <w:t>This is particularly challenging because it can be very costly to load TBs of data into memory – this directly translates to disk IO</w:t>
      </w:r>
      <w:del w:id="411" w:author="Amy Brown" w:date="2011-11-17T15:15:00Z">
        <w:r w:rsidRPr="00027A04" w:rsidDel="00877D31">
          <w:delText xml:space="preserve">.  </w:delText>
        </w:r>
      </w:del>
      <w:ins w:id="412" w:author="Amy Brown" w:date="2011-11-17T15:15:00Z">
        <w:r w:rsidR="00877D31">
          <w:t xml:space="preserve">. </w:t>
        </w:r>
      </w:ins>
      <w:r w:rsidRPr="00027A04">
        <w:t xml:space="preserve">Reading from disk is </w:t>
      </w:r>
      <w:r w:rsidR="00D75421">
        <w:t>many times slower than</w:t>
      </w:r>
      <w:r w:rsidRPr="00027A04">
        <w:t xml:space="preserve"> from memory – memory access is almost as fast as Chuck Norris, whereas disk access is slower than the line at the DMV; and th</w:t>
      </w:r>
      <w:r w:rsidR="00547841">
        <w:t>is</w:t>
      </w:r>
      <w:r w:rsidRPr="00027A04">
        <w:t xml:space="preserve"> speed difference </w:t>
      </w:r>
      <w:r w:rsidR="00547841">
        <w:t xml:space="preserve">really </w:t>
      </w:r>
      <w:r w:rsidRPr="00027A04">
        <w:t>adds up for large data sets</w:t>
      </w:r>
      <w:r w:rsidR="00C86DB2">
        <w:t xml:space="preserve"> (or as little as 6 times faster for sequential reads, or 100,000 times faster for random reads</w:t>
      </w:r>
      <w:r w:rsidR="00581DCB">
        <w:t xml:space="preserve"> [5</w:t>
      </w:r>
      <w:r w:rsidR="00C86DB2">
        <w:t>])</w:t>
      </w:r>
      <w:del w:id="413" w:author="Amy Brown" w:date="2011-11-17T15:15:00Z">
        <w:r w:rsidRPr="00027A04" w:rsidDel="00877D31">
          <w:delText xml:space="preserve">.  </w:delText>
        </w:r>
      </w:del>
      <w:ins w:id="414" w:author="Amy Brown" w:date="2011-11-17T15:15:00Z">
        <w:r w:rsidR="00877D31">
          <w:t xml:space="preserve">. </w:t>
        </w:r>
      </w:ins>
      <w:r w:rsidRPr="00027A04">
        <w:t xml:space="preserve">Moreover, even with unique </w:t>
      </w:r>
      <w:r w:rsidR="00D75421">
        <w:t>ID’</w:t>
      </w:r>
      <w:r w:rsidRPr="00027A04">
        <w:t>s – solving the problem of knowing where to find that little bit of data can be an arduous task</w:t>
      </w:r>
      <w:del w:id="415" w:author="Amy Brown" w:date="2011-11-17T15:15:00Z">
        <w:r w:rsidRPr="00027A04" w:rsidDel="00877D31">
          <w:delText xml:space="preserve">.  </w:delText>
        </w:r>
      </w:del>
      <w:ins w:id="416" w:author="Amy Brown" w:date="2011-11-17T15:15:00Z">
        <w:r w:rsidR="00877D31">
          <w:t xml:space="preserve">. </w:t>
        </w:r>
      </w:ins>
      <w:r w:rsidRPr="00027A04">
        <w:t>It is like searching for a needle in a really big haystack, or trying to get that last Jolly Rancher in your candy stash without looking.</w:t>
      </w:r>
    </w:p>
    <w:p w:rsidR="00027A04" w:rsidRPr="00027A04" w:rsidRDefault="00027A04" w:rsidP="00027A04"/>
    <w:p w:rsidR="00027A04" w:rsidRPr="00027A04" w:rsidRDefault="00027A04" w:rsidP="00027A04">
      <w:r w:rsidRPr="00027A04">
        <w:t>Thankfully there are many options that you can employ to make this easier; and three of the more important ones are caches, proxies, indexes and load balancers</w:t>
      </w:r>
      <w:del w:id="417" w:author="Amy Brown" w:date="2011-11-17T15:15:00Z">
        <w:r w:rsidRPr="00027A04" w:rsidDel="00877D31">
          <w:delText xml:space="preserve">.  </w:delText>
        </w:r>
      </w:del>
      <w:ins w:id="418" w:author="Amy Brown" w:date="2011-11-17T15:15:00Z">
        <w:r w:rsidR="00877D31">
          <w:t xml:space="preserve">. </w:t>
        </w:r>
      </w:ins>
      <w:r w:rsidRPr="00027A04">
        <w:t xml:space="preserve"> The rest of this </w:t>
      </w:r>
      <w:r w:rsidR="006A409D">
        <w:t>section</w:t>
      </w:r>
      <w:r w:rsidRPr="00027A04">
        <w:t xml:space="preserve"> goes through each of these concepts and discuss</w:t>
      </w:r>
      <w:r w:rsidR="00A65E7F">
        <w:t>es</w:t>
      </w:r>
      <w:r w:rsidRPr="00027A04">
        <w:t xml:space="preserve"> how each can be used to make data access a lot faster.</w:t>
      </w:r>
    </w:p>
    <w:p w:rsidR="00027A04" w:rsidRPr="00027A04" w:rsidRDefault="00027A04" w:rsidP="00027A04"/>
    <w:p w:rsidR="00027A04" w:rsidRPr="00027A04" w:rsidRDefault="00027A04" w:rsidP="00027A04"/>
    <w:p w:rsidR="00027A04" w:rsidRPr="00027A04" w:rsidRDefault="00027A04" w:rsidP="00027A04">
      <w:r w:rsidRPr="00027A04">
        <w:rPr>
          <w:u w:val="single"/>
        </w:rPr>
        <w:t>Caches</w:t>
      </w:r>
    </w:p>
    <w:p w:rsidR="00027A04" w:rsidRPr="00027A04" w:rsidRDefault="00027A04" w:rsidP="00027A04">
      <w:r w:rsidRPr="00027A04">
        <w:t>Caches take advantage of the locality of reference principle</w:t>
      </w:r>
      <w:r w:rsidR="00970B7B">
        <w:t xml:space="preserve"> </w:t>
      </w:r>
      <w:r w:rsidRPr="00027A04">
        <w:t>– recently requested data is likely to be requested again</w:t>
      </w:r>
      <w:del w:id="419" w:author="Amy Brown" w:date="2011-11-17T15:15:00Z">
        <w:r w:rsidRPr="00027A04" w:rsidDel="00877D31">
          <w:delText xml:space="preserve">.  </w:delText>
        </w:r>
      </w:del>
      <w:ins w:id="420" w:author="Amy Brown" w:date="2011-11-17T15:15:00Z">
        <w:r w:rsidR="00877D31">
          <w:t xml:space="preserve">. </w:t>
        </w:r>
      </w:ins>
      <w:r w:rsidRPr="00027A04">
        <w:t xml:space="preserve"> They are used in almost every layer of computing, such as your hardware, the operating system, web browsers, web applications and more</w:t>
      </w:r>
      <w:del w:id="421" w:author="Amy Brown" w:date="2011-11-17T15:15:00Z">
        <w:r w:rsidRPr="00027A04" w:rsidDel="00877D31">
          <w:delText xml:space="preserve">.  </w:delText>
        </w:r>
      </w:del>
      <w:ins w:id="422" w:author="Amy Brown" w:date="2011-11-17T15:15:00Z">
        <w:r w:rsidR="00877D31">
          <w:t xml:space="preserve">. </w:t>
        </w:r>
      </w:ins>
      <w:r w:rsidRPr="00027A04">
        <w:t xml:space="preserve">A cache is like short-term memory; it has a limited amount of space, </w:t>
      </w:r>
      <w:r w:rsidR="00381DFE">
        <w:t xml:space="preserve">but is </w:t>
      </w:r>
      <w:r w:rsidRPr="00027A04">
        <w:t>typically faster than the original data source, and contains the most recently accessed items</w:t>
      </w:r>
      <w:del w:id="423" w:author="Amy Brown" w:date="2011-11-17T15:15:00Z">
        <w:r w:rsidRPr="00027A04" w:rsidDel="00877D31">
          <w:delText xml:space="preserve">.  </w:delText>
        </w:r>
      </w:del>
      <w:ins w:id="424" w:author="Amy Brown" w:date="2011-11-17T15:15:00Z">
        <w:r w:rsidR="00877D31">
          <w:t xml:space="preserve">. </w:t>
        </w:r>
      </w:ins>
      <w:r w:rsidRPr="00027A04">
        <w:t>Caches can exist at all levels in your architecture, but it's often found at the level nearest to the frontend</w:t>
      </w:r>
      <w:r w:rsidR="00E51768">
        <w:t>,</w:t>
      </w:r>
      <w:r w:rsidR="00E51768" w:rsidRPr="00E51768">
        <w:t xml:space="preserve"> </w:t>
      </w:r>
      <w:r w:rsidR="00E51768">
        <w:t>where it is implemented to quickly return data without taxing the downstream levels</w:t>
      </w:r>
    </w:p>
    <w:p w:rsidR="00027A04" w:rsidRPr="00027A04" w:rsidRDefault="00027A04" w:rsidP="00027A04"/>
    <w:p w:rsidR="00027A04" w:rsidRPr="00027A04" w:rsidRDefault="00027A04" w:rsidP="00027A04">
      <w:r w:rsidRPr="00027A04">
        <w:t>How can a cache be used to make your data access faster in our API example?</w:t>
      </w:r>
    </w:p>
    <w:p w:rsidR="00027A04" w:rsidRPr="00027A04" w:rsidRDefault="00027A04" w:rsidP="00027A04">
      <w:r w:rsidRPr="00027A04">
        <w:t>In this case, there are a couple of places you can insert a cache:</w:t>
      </w:r>
    </w:p>
    <w:p w:rsidR="00027A04" w:rsidRPr="00027A04" w:rsidRDefault="00027A04" w:rsidP="00027A04"/>
    <w:p w:rsidR="00027A04" w:rsidRPr="00027A04" w:rsidRDefault="00027A04" w:rsidP="00027A04">
      <w:r w:rsidRPr="00027A04">
        <w:t>One option is to insert a cache on your request layer node:</w:t>
      </w:r>
    </w:p>
    <w:p w:rsidR="00027A04" w:rsidRPr="00027A04" w:rsidRDefault="00027A04" w:rsidP="00027A04">
      <w:r w:rsidRPr="00027A04">
        <w:rPr>
          <w:noProof/>
        </w:rPr>
        <w:drawing>
          <wp:inline distT="0" distB="0" distL="0" distR="0">
            <wp:extent cx="4343400" cy="3337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NodeCache.png"/>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344968" cy="3339189"/>
                    </a:xfrm>
                    <a:prstGeom prst="rect">
                      <a:avLst/>
                    </a:prstGeom>
                  </pic:spPr>
                </pic:pic>
              </a:graphicData>
            </a:graphic>
          </wp:inline>
        </w:drawing>
      </w:r>
    </w:p>
    <w:p w:rsidR="00027A04" w:rsidRPr="00027A04" w:rsidRDefault="00027A04" w:rsidP="00027A04"/>
    <w:p w:rsidR="00027A04" w:rsidRPr="00027A04" w:rsidRDefault="00727CAE" w:rsidP="00027A04">
      <w:r>
        <w:t>Placing a cache directly on a request layer node enables the local storage of response data</w:t>
      </w:r>
      <w:del w:id="425" w:author="Amy Brown" w:date="2011-11-17T15:15:00Z">
        <w:r w:rsidR="00027A04" w:rsidRPr="00027A04" w:rsidDel="00877D31">
          <w:delText xml:space="preserve">.  </w:delText>
        </w:r>
      </w:del>
      <w:ins w:id="426" w:author="Amy Brown" w:date="2011-11-17T15:15:00Z">
        <w:r w:rsidR="00877D31">
          <w:t xml:space="preserve">. </w:t>
        </w:r>
      </w:ins>
      <w:r w:rsidR="00027A04" w:rsidRPr="00027A04">
        <w:t xml:space="preserve">Each time a request was made to the service, the node would quickly return local, cached data if it existed. If </w:t>
      </w:r>
      <w:r w:rsidR="00757B85">
        <w:t>it</w:t>
      </w:r>
      <w:r w:rsidR="00027A04" w:rsidRPr="00027A04">
        <w:t xml:space="preserve"> </w:t>
      </w:r>
      <w:r w:rsidR="00A65E7F">
        <w:t>w</w:t>
      </w:r>
      <w:r w:rsidR="00757B85">
        <w:t xml:space="preserve">ere </w:t>
      </w:r>
      <w:r w:rsidR="00A65E7F">
        <w:t xml:space="preserve">not </w:t>
      </w:r>
      <w:r w:rsidR="00027A04" w:rsidRPr="00027A04">
        <w:t>there, the request node would query the data from disk</w:t>
      </w:r>
      <w:del w:id="427" w:author="Amy Brown" w:date="2011-11-17T15:15:00Z">
        <w:r w:rsidR="00027A04" w:rsidRPr="00027A04" w:rsidDel="00877D31">
          <w:delText xml:space="preserve">.  </w:delText>
        </w:r>
      </w:del>
      <w:ins w:id="428" w:author="Amy Brown" w:date="2011-11-17T15:15:00Z">
        <w:r w:rsidR="00877D31">
          <w:t xml:space="preserve">. </w:t>
        </w:r>
      </w:ins>
      <w:r w:rsidR="00027A04" w:rsidRPr="00027A04">
        <w:t>The cache on one request layer node could also be located both in memory (which is very fast) and on the node’s local disk (faster than going to network storage).</w:t>
      </w:r>
    </w:p>
    <w:p w:rsidR="00027A04" w:rsidRPr="00027A04" w:rsidRDefault="00027A04" w:rsidP="00027A04"/>
    <w:p w:rsidR="00027A04" w:rsidRPr="00027A04" w:rsidRDefault="00027A04" w:rsidP="00027A04">
      <w:r w:rsidRPr="00027A04">
        <w:t>What happens when you expand this to many nodes?</w:t>
      </w:r>
    </w:p>
    <w:p w:rsidR="00027A04" w:rsidRPr="00027A04" w:rsidRDefault="00027A04" w:rsidP="00027A04"/>
    <w:p w:rsidR="00027A04" w:rsidRPr="00027A04" w:rsidRDefault="00027A04" w:rsidP="00027A04">
      <w:r w:rsidRPr="00027A04">
        <w:rPr>
          <w:noProof/>
        </w:rPr>
        <w:drawing>
          <wp:inline distT="0" distB="0" distL="0" distR="0">
            <wp:extent cx="3121513" cy="3186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Cache2.png"/>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1848" cy="3186887"/>
                    </a:xfrm>
                    <a:prstGeom prst="rect">
                      <a:avLst/>
                    </a:prstGeom>
                  </pic:spPr>
                </pic:pic>
              </a:graphicData>
            </a:graphic>
          </wp:inline>
        </w:drawing>
      </w:r>
    </w:p>
    <w:p w:rsidR="00027A04" w:rsidRPr="00027A04" w:rsidRDefault="00AA144F" w:rsidP="00027A04">
      <w:r>
        <w:t>If the request layer were expanded to multiple nodes, it’s still quite possible to have it each host its own cache</w:t>
      </w:r>
      <w:del w:id="429" w:author="Amy Brown" w:date="2011-11-17T15:15:00Z">
        <w:r w:rsidDel="00877D31">
          <w:delText>.</w:delText>
        </w:r>
        <w:r w:rsidR="00027A04" w:rsidRPr="00027A04" w:rsidDel="00877D31">
          <w:delText xml:space="preserve">  </w:delText>
        </w:r>
      </w:del>
      <w:ins w:id="430" w:author="Amy Brown" w:date="2011-11-17T15:15:00Z">
        <w:r w:rsidR="00877D31">
          <w:t xml:space="preserve">. </w:t>
        </w:r>
      </w:ins>
      <w:r w:rsidR="00027A04" w:rsidRPr="00027A04">
        <w:t xml:space="preserve">However, if your load balancer </w:t>
      </w:r>
      <w:r w:rsidR="00356738">
        <w:t>randomly</w:t>
      </w:r>
      <w:r w:rsidR="00356738" w:rsidRPr="00027A04">
        <w:t xml:space="preserve"> </w:t>
      </w:r>
      <w:r w:rsidR="00027A04" w:rsidRPr="00027A04">
        <w:t>distributes requests across the nodes, the same request will go to different nodes</w:t>
      </w:r>
      <w:r w:rsidR="00A65E7F">
        <w:t>,</w:t>
      </w:r>
      <w:r w:rsidR="00027A04" w:rsidRPr="00027A04">
        <w:t xml:space="preserve"> thus increasing cache misses</w:t>
      </w:r>
      <w:del w:id="431" w:author="Amy Brown" w:date="2011-11-17T15:15:00Z">
        <w:r w:rsidR="00027A04" w:rsidRPr="00027A04" w:rsidDel="00877D31">
          <w:delText xml:space="preserve">.  </w:delText>
        </w:r>
      </w:del>
      <w:ins w:id="432" w:author="Amy Brown" w:date="2011-11-17T15:15:00Z">
        <w:r w:rsidR="00877D31">
          <w:t xml:space="preserve">. </w:t>
        </w:r>
      </w:ins>
      <w:r w:rsidR="00027A04" w:rsidRPr="00027A04">
        <w:t>Two choices for overcoming this hurdle are global caches and distributed caches. Read on to learn more!</w:t>
      </w:r>
    </w:p>
    <w:p w:rsidR="00027A04" w:rsidRPr="00027A04" w:rsidRDefault="00027A04" w:rsidP="00027A04"/>
    <w:p w:rsidR="00027A04" w:rsidRPr="00027A04" w:rsidRDefault="00027A04" w:rsidP="00027A04">
      <w:pPr>
        <w:rPr>
          <w:b/>
        </w:rPr>
      </w:pPr>
      <w:r w:rsidRPr="00027A04">
        <w:rPr>
          <w:b/>
        </w:rPr>
        <w:t>Global Cache</w:t>
      </w:r>
    </w:p>
    <w:p w:rsidR="00027A04" w:rsidRPr="00027A04" w:rsidRDefault="00027A04" w:rsidP="00027A04">
      <w:r w:rsidRPr="00027A04">
        <w:t xml:space="preserve">A global cache is just as it sounds – all the nodes use </w:t>
      </w:r>
      <w:r w:rsidR="004E7A50">
        <w:t xml:space="preserve">a single </w:t>
      </w:r>
      <w:r w:rsidRPr="00027A04">
        <w:t>cache space</w:t>
      </w:r>
      <w:del w:id="433" w:author="Amy Brown" w:date="2011-11-17T15:15:00Z">
        <w:r w:rsidRPr="00027A04" w:rsidDel="00877D31">
          <w:delText xml:space="preserve">.  </w:delText>
        </w:r>
      </w:del>
      <w:ins w:id="434" w:author="Amy Brown" w:date="2011-11-17T15:15:00Z">
        <w:r w:rsidR="00877D31">
          <w:t xml:space="preserve">. </w:t>
        </w:r>
      </w:ins>
      <w:r w:rsidRPr="00027A04">
        <w:t xml:space="preserve">This involves adding </w:t>
      </w:r>
      <w:r w:rsidR="00D22452">
        <w:t>a</w:t>
      </w:r>
      <w:r w:rsidR="00D22452" w:rsidRPr="00027A04">
        <w:t xml:space="preserve"> </w:t>
      </w:r>
      <w:r w:rsidRPr="00027A04">
        <w:t xml:space="preserve">server, or file store of some </w:t>
      </w:r>
      <w:r w:rsidR="00F37445" w:rsidRPr="00027A04">
        <w:t>sort;</w:t>
      </w:r>
      <w:r w:rsidRPr="00027A04">
        <w:t xml:space="preserve"> faster than your original store and accessible by all</w:t>
      </w:r>
      <w:r w:rsidR="00F37445">
        <w:t xml:space="preserve"> </w:t>
      </w:r>
      <w:r w:rsidR="00D22452">
        <w:t>the request layer</w:t>
      </w:r>
      <w:r w:rsidR="00D22452" w:rsidRPr="00027A04">
        <w:t xml:space="preserve"> </w:t>
      </w:r>
      <w:r w:rsidRPr="00027A04">
        <w:t>nodes</w:t>
      </w:r>
      <w:del w:id="435" w:author="Amy Brown" w:date="2011-11-17T15:15:00Z">
        <w:r w:rsidRPr="00027A04" w:rsidDel="00877D31">
          <w:delText xml:space="preserve">.  </w:delText>
        </w:r>
      </w:del>
      <w:ins w:id="436" w:author="Amy Brown" w:date="2011-11-17T15:15:00Z">
        <w:r w:rsidR="00877D31">
          <w:t xml:space="preserve">. </w:t>
        </w:r>
      </w:ins>
      <w:r w:rsidR="00D22452">
        <w:t>E</w:t>
      </w:r>
      <w:r w:rsidRPr="00027A04">
        <w:t xml:space="preserve">ach of the request nodes </w:t>
      </w:r>
      <w:r w:rsidR="000F1BE7" w:rsidRPr="00027A04">
        <w:t>quer</w:t>
      </w:r>
      <w:r w:rsidR="000F1BE7">
        <w:t>ies</w:t>
      </w:r>
      <w:r w:rsidRPr="00027A04">
        <w:t xml:space="preserve"> the cache in the same way it would a local one. </w:t>
      </w:r>
      <w:r w:rsidR="00AA144F">
        <w:t>This kind of caching scheme</w:t>
      </w:r>
      <w:r w:rsidR="00AA144F" w:rsidRPr="00027A04" w:rsidDel="00AA144F">
        <w:t xml:space="preserve"> </w:t>
      </w:r>
      <w:r w:rsidRPr="00027A04">
        <w:t>can get a bit complicated</w:t>
      </w:r>
      <w:r w:rsidR="00D97E46">
        <w:t xml:space="preserve"> because it is very easy to overwhelm a single cache as the number of clients and request increase</w:t>
      </w:r>
      <w:r w:rsidRPr="00027A04">
        <w:t xml:space="preserve">, but </w:t>
      </w:r>
      <w:r w:rsidR="00AA144F">
        <w:t>is very effective</w:t>
      </w:r>
      <w:r w:rsidR="00AA144F" w:rsidRPr="00027A04" w:rsidDel="00AA144F">
        <w:t xml:space="preserve"> </w:t>
      </w:r>
      <w:r w:rsidRPr="00027A04">
        <w:t>in some architectures (particularly ones with specialized hardware that make this global cache very fast</w:t>
      </w:r>
      <w:r w:rsidR="00D97E46">
        <w:t>, or have a fixed dataset that needs to be cached</w:t>
      </w:r>
      <w:r w:rsidRPr="00027A04">
        <w:t>)</w:t>
      </w:r>
      <w:del w:id="437" w:author="Amy Brown" w:date="2011-11-17T15:15:00Z">
        <w:r w:rsidRPr="00027A04" w:rsidDel="00877D31">
          <w:delText>.</w:delText>
        </w:r>
        <w:r w:rsidR="00D97E46" w:rsidDel="00877D31">
          <w:delText xml:space="preserve">  </w:delText>
        </w:r>
      </w:del>
      <w:ins w:id="438" w:author="Amy Brown" w:date="2011-11-17T15:15:00Z">
        <w:r w:rsidR="00877D31">
          <w:t xml:space="preserve">. </w:t>
        </w:r>
      </w:ins>
    </w:p>
    <w:p w:rsidR="00027A04" w:rsidRPr="00027A04" w:rsidRDefault="00027A04" w:rsidP="00027A04"/>
    <w:p w:rsidR="00027A04" w:rsidRPr="00027A04" w:rsidRDefault="00027A04" w:rsidP="00027A04">
      <w:r w:rsidRPr="00027A04">
        <w:rPr>
          <w:noProof/>
        </w:rPr>
        <w:drawing>
          <wp:inline distT="0" distB="0" distL="0" distR="0">
            <wp:extent cx="5211514" cy="321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v2.png"/>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12082" cy="3214721"/>
                    </a:xfrm>
                    <a:prstGeom prst="rect">
                      <a:avLst/>
                    </a:prstGeom>
                  </pic:spPr>
                </pic:pic>
              </a:graphicData>
            </a:graphic>
          </wp:inline>
        </w:drawing>
      </w:r>
    </w:p>
    <w:p w:rsidR="00027A04" w:rsidRPr="00027A04" w:rsidRDefault="00027A04" w:rsidP="00027A04">
      <w:pPr>
        <w:rPr>
          <w:b/>
        </w:rPr>
      </w:pPr>
      <w:r w:rsidRPr="00027A04">
        <w:rPr>
          <w:b/>
          <w:noProof/>
        </w:rPr>
        <w:drawing>
          <wp:inline distT="0" distB="0" distL="0" distR="0">
            <wp:extent cx="4572000" cy="3671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2.png"/>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572000" cy="3671358"/>
                    </a:xfrm>
                    <a:prstGeom prst="rect">
                      <a:avLst/>
                    </a:prstGeom>
                  </pic:spPr>
                </pic:pic>
              </a:graphicData>
            </a:graphic>
          </wp:inline>
        </w:drawing>
      </w:r>
    </w:p>
    <w:p w:rsidR="00027A04" w:rsidRDefault="00027A04" w:rsidP="00027A04">
      <w:r w:rsidRPr="00027A04">
        <w:t>There are two common forms of global caches depicted in the diagrams</w:t>
      </w:r>
      <w:del w:id="439" w:author="Amy Brown" w:date="2011-11-17T15:15:00Z">
        <w:r w:rsidRPr="00027A04" w:rsidDel="00877D31">
          <w:delText xml:space="preserve">.  </w:delText>
        </w:r>
      </w:del>
      <w:ins w:id="440" w:author="Amy Brown" w:date="2011-11-17T15:15:00Z">
        <w:r w:rsidR="00877D31">
          <w:t xml:space="preserve">. </w:t>
        </w:r>
      </w:ins>
      <w:r w:rsidR="00F37445">
        <w:t>In the first diagram, when a cached response is not found in the cache, the cache itself becomes responsible for retrieving the missing piece of data from the underlying store; and in the second it is the responsibility of request nodes to retrieve any data that is not found in the cache</w:t>
      </w:r>
      <w:r w:rsidRPr="00027A04">
        <w:t>.</w:t>
      </w:r>
    </w:p>
    <w:p w:rsidR="00D97E46" w:rsidRDefault="00D97E46" w:rsidP="00027A04"/>
    <w:p w:rsidR="00D97E46" w:rsidRPr="00027A04" w:rsidRDefault="00D97E46" w:rsidP="00027A04">
      <w:r>
        <w:t>The majority of applications leveraging global caches tend to use the first type – the cache itself manages eviction and fetching data (to prevent a flood of request</w:t>
      </w:r>
      <w:r w:rsidR="00E367E6">
        <w:t>s</w:t>
      </w:r>
      <w:r>
        <w:t xml:space="preserve"> for the same data from the clients)</w:t>
      </w:r>
      <w:del w:id="441" w:author="Amy Brown" w:date="2011-11-17T15:15:00Z">
        <w:r w:rsidDel="00877D31">
          <w:delText xml:space="preserve">.  </w:delText>
        </w:r>
      </w:del>
      <w:ins w:id="442" w:author="Amy Brown" w:date="2011-11-17T15:15:00Z">
        <w:r w:rsidR="00877D31">
          <w:t xml:space="preserve">. </w:t>
        </w:r>
      </w:ins>
      <w:r w:rsidR="00E367E6">
        <w:t>However t</w:t>
      </w:r>
      <w:r>
        <w:t>he</w:t>
      </w:r>
      <w:r w:rsidR="005D0AAC">
        <w:t>re</w:t>
      </w:r>
      <w:r>
        <w:t xml:space="preserve"> are some exceptions where the second impleme</w:t>
      </w:r>
      <w:r w:rsidR="005D0AAC">
        <w:t>ntation makes more sense</w:t>
      </w:r>
      <w:del w:id="443" w:author="Amy Brown" w:date="2011-11-17T15:15:00Z">
        <w:r w:rsidR="005D0AAC" w:rsidDel="00877D31">
          <w:delText xml:space="preserve">.  </w:delText>
        </w:r>
      </w:del>
      <w:ins w:id="444" w:author="Amy Brown" w:date="2011-11-17T15:15:00Z">
        <w:r w:rsidR="00877D31">
          <w:t xml:space="preserve">. </w:t>
        </w:r>
      </w:ins>
      <w:r w:rsidR="005D0AAC">
        <w:t>For example, if the cache is being used for</w:t>
      </w:r>
      <w:r>
        <w:t xml:space="preserve"> very large files</w:t>
      </w:r>
      <w:r w:rsidR="005D0AAC">
        <w:t>, a low cache hit percentage would cause</w:t>
      </w:r>
      <w:r>
        <w:t xml:space="preserve"> the cache buffer </w:t>
      </w:r>
      <w:r w:rsidR="00E367E6">
        <w:t>to become</w:t>
      </w:r>
      <w:r>
        <w:t xml:space="preserve"> overwhelmed </w:t>
      </w:r>
      <w:r w:rsidR="005D0AAC">
        <w:t>with cache misses; in this situation it helps to have a large percentage of the total data set (or hot data set) in the cache</w:t>
      </w:r>
      <w:del w:id="445" w:author="Amy Brown" w:date="2011-11-17T15:15:00Z">
        <w:r w:rsidR="005D0AAC" w:rsidDel="00877D31">
          <w:delText xml:space="preserve">.  </w:delText>
        </w:r>
      </w:del>
      <w:ins w:id="446" w:author="Amy Brown" w:date="2011-11-17T15:15:00Z">
        <w:r w:rsidR="00877D31">
          <w:t xml:space="preserve">. </w:t>
        </w:r>
      </w:ins>
      <w:r w:rsidR="005D0AAC">
        <w:t>Another example, is</w:t>
      </w:r>
      <w:r>
        <w:t xml:space="preserve"> </w:t>
      </w:r>
      <w:r w:rsidR="005D0AAC">
        <w:t>in a design where</w:t>
      </w:r>
      <w:r>
        <w:t xml:space="preserve"> </w:t>
      </w:r>
      <w:r w:rsidR="005D0AAC">
        <w:t>the files stored in the cache are static and shouldn’t be evicted; this could be because of application requirements around that data latency – certain pieces of data need to be very fast for really large data sets where the application logic understands the eviction strategy or hot spots better than the cache.</w:t>
      </w:r>
    </w:p>
    <w:p w:rsidR="00027A04" w:rsidRPr="00027A04" w:rsidRDefault="00027A04" w:rsidP="00027A04">
      <w:pPr>
        <w:rPr>
          <w:b/>
        </w:rPr>
      </w:pPr>
    </w:p>
    <w:p w:rsidR="00027A04" w:rsidRPr="00027A04" w:rsidRDefault="00027A04" w:rsidP="00027A04">
      <w:pPr>
        <w:rPr>
          <w:b/>
        </w:rPr>
      </w:pPr>
      <w:r w:rsidRPr="00027A04">
        <w:rPr>
          <w:b/>
        </w:rPr>
        <w:t>Distributed Cache</w:t>
      </w:r>
    </w:p>
    <w:p w:rsidR="00027A04" w:rsidRPr="00027A04" w:rsidRDefault="00027A04" w:rsidP="00027A04">
      <w:r w:rsidRPr="00027A04">
        <w:t xml:space="preserve">In a distributed cache, each of </w:t>
      </w:r>
      <w:r w:rsidR="00484307">
        <w:t>its</w:t>
      </w:r>
      <w:r w:rsidR="00484307" w:rsidRPr="00027A04">
        <w:t xml:space="preserve"> </w:t>
      </w:r>
      <w:r w:rsidRPr="00027A04">
        <w:t>nodes own part of the cache</w:t>
      </w:r>
      <w:r w:rsidR="00484307">
        <w:t>d data</w:t>
      </w:r>
      <w:r w:rsidRPr="00027A04">
        <w:t>, in the same way that countries make up Planet Earth</w:t>
      </w:r>
      <w:del w:id="447" w:author="Amy Brown" w:date="2011-11-17T15:15:00Z">
        <w:r w:rsidRPr="00027A04" w:rsidDel="00877D31">
          <w:delText xml:space="preserve">.  </w:delText>
        </w:r>
      </w:del>
      <w:ins w:id="448" w:author="Amy Brown" w:date="2011-11-17T15:15:00Z">
        <w:r w:rsidR="00877D31">
          <w:t xml:space="preserve">. </w:t>
        </w:r>
      </w:ins>
      <w:r w:rsidRPr="00027A04">
        <w:t>Typically the cache is divided up using a consistent hashing function</w:t>
      </w:r>
      <w:r w:rsidR="00BB7417">
        <w:t>,</w:t>
      </w:r>
      <w:r w:rsidRPr="00027A04">
        <w:t xml:space="preserve"> </w:t>
      </w:r>
      <w:r w:rsidR="00356738">
        <w:t xml:space="preserve">such that </w:t>
      </w:r>
      <w:r w:rsidRPr="00027A04">
        <w:t xml:space="preserve">if a </w:t>
      </w:r>
      <w:r w:rsidR="00484307">
        <w:t xml:space="preserve">request </w:t>
      </w:r>
      <w:r w:rsidRPr="00027A04">
        <w:t xml:space="preserve">node is </w:t>
      </w:r>
      <w:r w:rsidR="00356738">
        <w:t>looking for</w:t>
      </w:r>
      <w:r w:rsidR="00356738" w:rsidRPr="00027A04">
        <w:t xml:space="preserve"> </w:t>
      </w:r>
      <w:r w:rsidRPr="00027A04">
        <w:t xml:space="preserve">a certain piece of data it can quickly know where to </w:t>
      </w:r>
      <w:r w:rsidR="00970B7B">
        <w:t>look</w:t>
      </w:r>
      <w:r w:rsidRPr="00027A04">
        <w:t xml:space="preserve"> </w:t>
      </w:r>
      <w:r w:rsidR="00356738">
        <w:t xml:space="preserve">within the distributed </w:t>
      </w:r>
      <w:r w:rsidRPr="00027A04">
        <w:t>cache</w:t>
      </w:r>
      <w:r w:rsidR="00356738">
        <w:t xml:space="preserve"> to determine if that data is available</w:t>
      </w:r>
      <w:del w:id="449" w:author="Amy Brown" w:date="2011-11-17T15:15:00Z">
        <w:r w:rsidRPr="00027A04" w:rsidDel="00877D31">
          <w:delText xml:space="preserve">.  </w:delText>
        </w:r>
      </w:del>
      <w:ins w:id="450" w:author="Amy Brown" w:date="2011-11-17T15:15:00Z">
        <w:r w:rsidR="00877D31">
          <w:t xml:space="preserve">. </w:t>
        </w:r>
      </w:ins>
      <w:r w:rsidRPr="00027A04">
        <w:t>In this case, each node has a small piece of the cache, and will then send a request to another node for the data, before going to the origin</w:t>
      </w:r>
      <w:del w:id="451" w:author="Amy Brown" w:date="2011-11-17T15:15:00Z">
        <w:r w:rsidRPr="00027A04" w:rsidDel="00877D31">
          <w:delText xml:space="preserve">.  </w:delText>
        </w:r>
      </w:del>
      <w:ins w:id="452" w:author="Amy Brown" w:date="2011-11-17T15:15:00Z">
        <w:r w:rsidR="00877D31">
          <w:t xml:space="preserve">. </w:t>
        </w:r>
      </w:ins>
      <w:r w:rsidRPr="00027A04">
        <w:t xml:space="preserve">Therefore, one of the advantages of a distributed cache is </w:t>
      </w:r>
      <w:r w:rsidR="00160295">
        <w:t>the</w:t>
      </w:r>
      <w:r w:rsidRPr="00027A04">
        <w:t xml:space="preserve"> increased cache space </w:t>
      </w:r>
      <w:r w:rsidR="00160295">
        <w:t xml:space="preserve">that can be had just by adding additional </w:t>
      </w:r>
      <w:r w:rsidRPr="00027A04">
        <w:t>node</w:t>
      </w:r>
      <w:r w:rsidR="00160295">
        <w:t>s</w:t>
      </w:r>
      <w:r w:rsidRPr="00027A04">
        <w:t xml:space="preserve"> to the request pool. </w:t>
      </w:r>
    </w:p>
    <w:p w:rsidR="00027A04" w:rsidRPr="00027A04" w:rsidRDefault="00027A04" w:rsidP="00027A04"/>
    <w:p w:rsidR="00027A04" w:rsidRPr="00027A04" w:rsidRDefault="00027A04" w:rsidP="00027A04">
      <w:r w:rsidRPr="00027A04">
        <w:t>A disadvantage of distributed caching is remedying a missing node. Some distributed caches get around this by storing multiple copies of the data on different nodes, however you can imagine how this logic can get complicated quickly, especially when you add or remove nodes from the request layer</w:t>
      </w:r>
      <w:del w:id="453" w:author="Amy Brown" w:date="2011-11-17T15:15:00Z">
        <w:r w:rsidRPr="00027A04" w:rsidDel="00877D31">
          <w:delText xml:space="preserve">.  </w:delText>
        </w:r>
      </w:del>
      <w:ins w:id="454" w:author="Amy Brown" w:date="2011-11-17T15:15:00Z">
        <w:r w:rsidR="00877D31">
          <w:t xml:space="preserve">. </w:t>
        </w:r>
      </w:ins>
      <w:r w:rsidRPr="00027A04">
        <w:t>Although, even if a node disappears and part of the cache is lost, the requests will just pull from the origin – so it isn’t necessarily catastrophic!</w:t>
      </w:r>
    </w:p>
    <w:p w:rsidR="00027A04" w:rsidRPr="00027A04" w:rsidRDefault="00027A04" w:rsidP="00027A04"/>
    <w:p w:rsidR="00027A04" w:rsidRPr="00027A04" w:rsidRDefault="00027A04" w:rsidP="00027A04">
      <w:r w:rsidRPr="00027A04">
        <w:rPr>
          <w:noProof/>
        </w:rPr>
        <w:drawing>
          <wp:inline distT="0" distB="0" distL="0" distR="0">
            <wp:extent cx="4583694" cy="4764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edCaching.png"/>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583694" cy="4764071"/>
                    </a:xfrm>
                    <a:prstGeom prst="rect">
                      <a:avLst/>
                    </a:prstGeom>
                  </pic:spPr>
                </pic:pic>
              </a:graphicData>
            </a:graphic>
          </wp:inline>
        </w:drawing>
      </w:r>
    </w:p>
    <w:p w:rsidR="00027A04" w:rsidRPr="00027A04" w:rsidRDefault="00027A04" w:rsidP="00027A04"/>
    <w:p w:rsidR="00027A04" w:rsidRDefault="00027A04" w:rsidP="00027A04">
      <w:r w:rsidRPr="00027A04">
        <w:t xml:space="preserve">The great thing about caches </w:t>
      </w:r>
      <w:r w:rsidR="00071847">
        <w:t>is</w:t>
      </w:r>
      <w:r w:rsidR="00071847" w:rsidRPr="00027A04">
        <w:t xml:space="preserve"> </w:t>
      </w:r>
      <w:r w:rsidRPr="00027A04">
        <w:t xml:space="preserve">that they </w:t>
      </w:r>
      <w:r w:rsidR="00071847">
        <w:t>usually</w:t>
      </w:r>
      <w:r w:rsidRPr="00027A04">
        <w:t xml:space="preserve"> make things </w:t>
      </w:r>
      <w:r w:rsidR="00C3030C">
        <w:t xml:space="preserve">much </w:t>
      </w:r>
      <w:r w:rsidRPr="00027A04">
        <w:t>faster (implemented correctly of course!) The methodology you choose just allows you to make it faster for even more requests</w:t>
      </w:r>
      <w:del w:id="455" w:author="Amy Brown" w:date="2011-11-17T15:15:00Z">
        <w:r w:rsidRPr="00027A04" w:rsidDel="00877D31">
          <w:delText xml:space="preserve">.  </w:delText>
        </w:r>
      </w:del>
      <w:ins w:id="456" w:author="Amy Brown" w:date="2011-11-17T15:15:00Z">
        <w:r w:rsidR="00877D31">
          <w:t xml:space="preserve">. </w:t>
        </w:r>
      </w:ins>
      <w:r w:rsidR="00A67A80">
        <w:t>However all this caching comes at the cost of having to maintain additional storage space, typically in the form of expensive memory; nothing is free</w:t>
      </w:r>
      <w:r w:rsidRPr="00027A04">
        <w:t>.</w:t>
      </w:r>
      <w:r w:rsidR="00A67A80">
        <w:t xml:space="preserve"> Caches are wonderful for making things generally faster, but moreover provide system functionality under high load conditions when otherwise there would be complete service degradation</w:t>
      </w:r>
      <w:r w:rsidR="00A64AAD">
        <w:t>.</w:t>
      </w:r>
    </w:p>
    <w:p w:rsidR="00027A04" w:rsidRPr="00027A04" w:rsidRDefault="00027A04" w:rsidP="00027A04"/>
    <w:p w:rsidR="00237D99" w:rsidRDefault="00027A04" w:rsidP="00027A04">
      <w:r w:rsidRPr="00027A04">
        <w:t>One example of a</w:t>
      </w:r>
      <w:r w:rsidR="00214477">
        <w:t xml:space="preserve"> popular open source</w:t>
      </w:r>
      <w:r w:rsidRPr="00027A04">
        <w:t xml:space="preserve"> cache is </w:t>
      </w:r>
      <w:hyperlink r:id="rId22" w:history="1">
        <w:r w:rsidRPr="00214477">
          <w:rPr>
            <w:rStyle w:val="Hyperlink"/>
          </w:rPr>
          <w:t>Memcache</w:t>
        </w:r>
        <w:r w:rsidR="00214477" w:rsidRPr="00214477">
          <w:rPr>
            <w:rStyle w:val="Hyperlink"/>
          </w:rPr>
          <w:t>d</w:t>
        </w:r>
      </w:hyperlink>
      <w:r w:rsidRPr="00027A04">
        <w:t xml:space="preserve"> (which can work both as a local cache and distributed cache)</w:t>
      </w:r>
      <w:r w:rsidR="00214477">
        <w:t>, however there are many other options (including many language or framework specific options)</w:t>
      </w:r>
      <w:del w:id="457" w:author="Amy Brown" w:date="2011-11-17T15:15:00Z">
        <w:r w:rsidR="00214477" w:rsidDel="00877D31">
          <w:delText xml:space="preserve">.  </w:delText>
        </w:r>
      </w:del>
      <w:ins w:id="458" w:author="Amy Brown" w:date="2011-11-17T15:15:00Z">
        <w:r w:rsidR="00877D31">
          <w:t xml:space="preserve">. </w:t>
        </w:r>
      </w:ins>
      <w:r w:rsidR="00214477">
        <w:t xml:space="preserve"> </w:t>
      </w:r>
    </w:p>
    <w:p w:rsidR="00027A04" w:rsidRPr="00027A04" w:rsidRDefault="00214477" w:rsidP="00027A04">
      <w:r>
        <w:t xml:space="preserve">Memcached is used in many large </w:t>
      </w:r>
      <w:del w:id="459" w:author="Amy Brown" w:date="2011-11-17T15:11:00Z">
        <w:r w:rsidDel="002D05E9">
          <w:delText>web site</w:delText>
        </w:r>
      </w:del>
      <w:ins w:id="460" w:author="Amy Brown" w:date="2011-11-17T15:11:00Z">
        <w:r w:rsidR="002D05E9">
          <w:t>website</w:t>
        </w:r>
      </w:ins>
      <w:r>
        <w:t>s, and even though it can be very powerful, it is simply an in-memory key value store, optimized for arbitrary data storage and fast lookups</w:t>
      </w:r>
      <w:r w:rsidR="008A75A6">
        <w:t xml:space="preserve"> (O(1))</w:t>
      </w:r>
      <w:r>
        <w:t>.</w:t>
      </w:r>
    </w:p>
    <w:p w:rsidR="00027A04" w:rsidRDefault="00027A04" w:rsidP="00027A04"/>
    <w:p w:rsidR="00237D99" w:rsidRDefault="00237D99" w:rsidP="00027A04">
      <w:r>
        <w:t>For example</w:t>
      </w:r>
      <w:r w:rsidR="00E367E6">
        <w:t>,</w:t>
      </w:r>
      <w:r>
        <w:t xml:space="preserve"> Facebook uses several different types of caching to obtain their site performance [</w:t>
      </w:r>
      <w:r w:rsidR="00324FDB">
        <w:t>7</w:t>
      </w:r>
      <w:r>
        <w:t>]</w:t>
      </w:r>
      <w:del w:id="461" w:author="Amy Brown" w:date="2011-11-17T15:15:00Z">
        <w:r w:rsidDel="00877D31">
          <w:delText xml:space="preserve">.  </w:delText>
        </w:r>
      </w:del>
      <w:ins w:id="462" w:author="Amy Brown" w:date="2011-11-17T15:15:00Z">
        <w:r w:rsidR="00877D31">
          <w:t xml:space="preserve">. </w:t>
        </w:r>
      </w:ins>
      <w:r>
        <w:t>They use $GLOBALS and APC caching at the language level (PHP) which helps make intermediate function calls and results much faster at the language level (provided in php at the cost of a function call)</w:t>
      </w:r>
      <w:del w:id="463" w:author="Amy Brown" w:date="2011-11-17T15:15:00Z">
        <w:r w:rsidDel="00877D31">
          <w:delText xml:space="preserve">.  </w:delText>
        </w:r>
      </w:del>
      <w:ins w:id="464" w:author="Amy Brown" w:date="2011-11-17T15:15:00Z">
        <w:r w:rsidR="00877D31">
          <w:t xml:space="preserve">. </w:t>
        </w:r>
      </w:ins>
      <w:r>
        <w:t>Most languages have these types of libraries to improve web page performance and should almost always be implemented/enabled</w:t>
      </w:r>
      <w:del w:id="465" w:author="Amy Brown" w:date="2011-11-17T15:15:00Z">
        <w:r w:rsidDel="00877D31">
          <w:delText xml:space="preserve">.  </w:delText>
        </w:r>
      </w:del>
      <w:ins w:id="466" w:author="Amy Brown" w:date="2011-11-17T15:15:00Z">
        <w:r w:rsidR="00877D31">
          <w:t xml:space="preserve">. </w:t>
        </w:r>
      </w:ins>
      <w:r>
        <w:t>Then they use a global cache that is dist</w:t>
      </w:r>
      <w:r w:rsidR="00242827">
        <w:t>ributed across many servers [</w:t>
      </w:r>
      <w:r w:rsidR="00324FDB">
        <w:t>8</w:t>
      </w:r>
      <w:r w:rsidR="00242827">
        <w:t>], such that one function call accessing the cache could make many requests in parallel for data stored on different Memcached servers</w:t>
      </w:r>
      <w:del w:id="467" w:author="Amy Brown" w:date="2011-11-17T15:15:00Z">
        <w:r w:rsidR="00242827" w:rsidDel="00877D31">
          <w:delText xml:space="preserve">.  </w:delText>
        </w:r>
      </w:del>
      <w:ins w:id="468" w:author="Amy Brown" w:date="2011-11-17T15:15:00Z">
        <w:r w:rsidR="00877D31">
          <w:t xml:space="preserve">. </w:t>
        </w:r>
      </w:ins>
      <w:r w:rsidR="00242827">
        <w:t>This allows them to get much higher performance and throughput for their user profile data, and have one central place to update data (which is important, since cache invalidation and maintaining consistency can be challenging when you are running thousands of servers)</w:t>
      </w:r>
      <w:del w:id="469" w:author="Amy Brown" w:date="2011-11-17T15:15:00Z">
        <w:r w:rsidR="00242827" w:rsidDel="00877D31">
          <w:delText xml:space="preserve">.  </w:delText>
        </w:r>
      </w:del>
      <w:ins w:id="470" w:author="Amy Brown" w:date="2011-11-17T15:15:00Z">
        <w:r w:rsidR="00877D31">
          <w:t xml:space="preserve">. </w:t>
        </w:r>
      </w:ins>
    </w:p>
    <w:p w:rsidR="00237D99" w:rsidRPr="00027A04" w:rsidRDefault="00237D99" w:rsidP="00027A04"/>
    <w:p w:rsidR="00027A04" w:rsidRPr="00027A04" w:rsidRDefault="00027A04" w:rsidP="00027A04">
      <w:r w:rsidRPr="00027A04">
        <w:t xml:space="preserve">Now let’s talk about what to do when the data isn’t in the cache…. </w:t>
      </w:r>
    </w:p>
    <w:p w:rsidR="00027A04" w:rsidRPr="00027A04" w:rsidRDefault="00027A04" w:rsidP="00027A04">
      <w:pPr>
        <w:rPr>
          <w:u w:val="single"/>
        </w:rPr>
      </w:pPr>
    </w:p>
    <w:p w:rsidR="00027A04" w:rsidRPr="00027A04" w:rsidRDefault="00027A04" w:rsidP="00027A04">
      <w:pPr>
        <w:rPr>
          <w:u w:val="single"/>
        </w:rPr>
      </w:pPr>
      <w:r w:rsidRPr="00027A04">
        <w:rPr>
          <w:u w:val="single"/>
        </w:rPr>
        <w:t>Proxies</w:t>
      </w:r>
    </w:p>
    <w:p w:rsidR="00027A04" w:rsidRPr="00027A04" w:rsidRDefault="00027A04" w:rsidP="00027A04">
      <w:r w:rsidRPr="00027A04">
        <w:t>At a basic level, a proxy server is an intermediary piece of hardware/software that receives requests from clients and relays them to the backend origin servers. Typically, proxies are used to filter requests, log requests, or sometimes transform requests (by adding/removing headers, encrypting/decrypting, or compression)</w:t>
      </w:r>
      <w:del w:id="471" w:author="Amy Brown" w:date="2011-11-17T15:15:00Z">
        <w:r w:rsidRPr="00027A04" w:rsidDel="00877D31">
          <w:delText xml:space="preserve">.  </w:delText>
        </w:r>
      </w:del>
      <w:ins w:id="472" w:author="Amy Brown" w:date="2011-11-17T15:15:00Z">
        <w:r w:rsidR="00877D31">
          <w:t xml:space="preserve">. </w:t>
        </w:r>
      </w:ins>
    </w:p>
    <w:p w:rsidR="00027A04" w:rsidRPr="00027A04" w:rsidRDefault="00027A04" w:rsidP="00027A04"/>
    <w:p w:rsidR="00027A04" w:rsidRPr="00027A04" w:rsidRDefault="00027A04" w:rsidP="00027A04">
      <w:r w:rsidRPr="00027A04">
        <w:rPr>
          <w:noProof/>
        </w:rPr>
        <w:drawing>
          <wp:inline distT="0" distB="0" distL="0" distR="0">
            <wp:extent cx="3886200" cy="12540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roxy.png"/>
                    <pic:cNvPicPr/>
                  </pic:nvPicPr>
                  <pic:blipFill>
                    <a:blip r:embed="rId2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86840" cy="1254226"/>
                    </a:xfrm>
                    <a:prstGeom prst="rect">
                      <a:avLst/>
                    </a:prstGeom>
                  </pic:spPr>
                </pic:pic>
              </a:graphicData>
            </a:graphic>
          </wp:inline>
        </w:drawing>
      </w:r>
    </w:p>
    <w:p w:rsidR="00027A04" w:rsidRPr="00027A04" w:rsidRDefault="00027A04" w:rsidP="00027A04"/>
    <w:p w:rsidR="00027A04" w:rsidRPr="00027A04" w:rsidRDefault="0080704B" w:rsidP="00027A04">
      <w:r>
        <w:t>P</w:t>
      </w:r>
      <w:r w:rsidR="00027A04" w:rsidRPr="00027A04">
        <w:t xml:space="preserve">roxies are </w:t>
      </w:r>
      <w:r>
        <w:t xml:space="preserve">also </w:t>
      </w:r>
      <w:r w:rsidR="00027A04" w:rsidRPr="00027A04">
        <w:t xml:space="preserve">immensely helpful when </w:t>
      </w:r>
      <w:r>
        <w:t>coordinating requests from multiple servers, providing opportunities to optimize r</w:t>
      </w:r>
      <w:r w:rsidR="00D673FE">
        <w:t xml:space="preserve">equest traffic from a </w:t>
      </w:r>
      <w:r>
        <w:t>system</w:t>
      </w:r>
      <w:r w:rsidR="00D673FE">
        <w:t>-wide perspective</w:t>
      </w:r>
      <w:del w:id="473" w:author="Amy Brown" w:date="2011-11-17T15:15:00Z">
        <w:r w:rsidR="00027A04" w:rsidRPr="00027A04" w:rsidDel="00877D31">
          <w:delText xml:space="preserve">.  </w:delText>
        </w:r>
      </w:del>
      <w:ins w:id="474" w:author="Amy Brown" w:date="2011-11-17T15:15:00Z">
        <w:r w:rsidR="00877D31">
          <w:t xml:space="preserve">. </w:t>
        </w:r>
      </w:ins>
      <w:r w:rsidR="00027A04" w:rsidRPr="00027A04">
        <w:t xml:space="preserve">One way to use a proxy to speed up data </w:t>
      </w:r>
      <w:r w:rsidR="000F1BE7" w:rsidRPr="00027A04">
        <w:t>access</w:t>
      </w:r>
      <w:r w:rsidR="00027A04" w:rsidRPr="00027A04">
        <w:t xml:space="preserve"> is to collapse the same (or similar) requests together into one request, and then return th</w:t>
      </w:r>
      <w:r w:rsidR="00AE4B42">
        <w:t xml:space="preserve">e single result </w:t>
      </w:r>
      <w:r w:rsidR="00027A04" w:rsidRPr="00027A04">
        <w:t>to the requesting clients</w:t>
      </w:r>
      <w:del w:id="475" w:author="Amy Brown" w:date="2011-11-17T15:15:00Z">
        <w:r w:rsidR="00027A04" w:rsidRPr="00027A04" w:rsidDel="00877D31">
          <w:delText xml:space="preserve">.  </w:delText>
        </w:r>
      </w:del>
      <w:ins w:id="476" w:author="Amy Brown" w:date="2011-11-17T15:15:00Z">
        <w:r w:rsidR="00877D31">
          <w:t xml:space="preserve">. </w:t>
        </w:r>
      </w:ins>
      <w:r w:rsidR="00027A04" w:rsidRPr="00027A04">
        <w:t>This is known as collapsed forwarding.</w:t>
      </w:r>
    </w:p>
    <w:p w:rsidR="00027A04" w:rsidRPr="00027A04" w:rsidRDefault="00027A04" w:rsidP="00027A04"/>
    <w:p w:rsidR="00027A04" w:rsidRPr="00027A04" w:rsidRDefault="00027A04" w:rsidP="00027A04">
      <w:r w:rsidRPr="00027A04">
        <w:t>Imagine there is a request for the same data (let’s call it littleB) across several nodes, and that piece of data is not in the cache. If that request is routed thought the proxy, then all of those requests can be collapsed into one; which means we only have to read littleB off disk once</w:t>
      </w:r>
      <w:del w:id="477" w:author="Amy Brown" w:date="2011-11-17T15:15:00Z">
        <w:r w:rsidRPr="00027A04" w:rsidDel="00877D31">
          <w:delText xml:space="preserve">.  </w:delText>
        </w:r>
      </w:del>
      <w:ins w:id="478" w:author="Amy Brown" w:date="2011-11-17T15:15:00Z">
        <w:r w:rsidR="00877D31">
          <w:t xml:space="preserve">. </w:t>
        </w:r>
      </w:ins>
      <w:r w:rsidR="006816CA">
        <w:t xml:space="preserve">There is some cost associated to this design, since each request can have slightly higher latency, and some requests may be </w:t>
      </w:r>
      <w:r w:rsidR="001D7CE8">
        <w:t>slightly delayed to be grouped with similar ones</w:t>
      </w:r>
      <w:del w:id="479" w:author="Amy Brown" w:date="2011-11-17T15:15:00Z">
        <w:r w:rsidR="006816CA" w:rsidDel="00877D31">
          <w:delText xml:space="preserve">.  </w:delText>
        </w:r>
      </w:del>
      <w:ins w:id="480" w:author="Amy Brown" w:date="2011-11-17T15:15:00Z">
        <w:r w:rsidR="00877D31">
          <w:t xml:space="preserve">. </w:t>
        </w:r>
      </w:ins>
      <w:r w:rsidR="006816CA">
        <w:t>But t</w:t>
      </w:r>
      <w:r w:rsidRPr="00027A04">
        <w:t>his will improve performance in high load situations, particularly when that same data is requested over and over</w:t>
      </w:r>
      <w:del w:id="481" w:author="Amy Brown" w:date="2011-11-17T15:15:00Z">
        <w:r w:rsidR="006816CA" w:rsidDel="00877D31">
          <w:delText>.</w:delText>
        </w:r>
        <w:r w:rsidR="00D13108" w:rsidDel="00877D31">
          <w:delText xml:space="preserve">  </w:delText>
        </w:r>
      </w:del>
      <w:ins w:id="482" w:author="Amy Brown" w:date="2011-11-17T15:15:00Z">
        <w:r w:rsidR="00877D31">
          <w:t xml:space="preserve">. </w:t>
        </w:r>
      </w:ins>
      <w:r w:rsidR="00D13108">
        <w:t>This is similar to a cache, but instead of storing the data/document like a cache, it is optimizing the requests or calls for those documents and acting as a proxy for those clients</w:t>
      </w:r>
      <w:del w:id="483" w:author="Amy Brown" w:date="2011-11-17T15:15:00Z">
        <w:r w:rsidR="00D13108" w:rsidDel="00877D31">
          <w:delText xml:space="preserve">.  </w:delText>
        </w:r>
      </w:del>
      <w:ins w:id="484" w:author="Amy Brown" w:date="2011-11-17T15:15:00Z">
        <w:r w:rsidR="00877D31">
          <w:t xml:space="preserve">. </w:t>
        </w:r>
      </w:ins>
      <w:r w:rsidR="00D13108">
        <w:t>In a LAN proxy for example, the clients do not need their own IPs to connect to the Internet, and the LAN will collapse calls from the clients for the same content</w:t>
      </w:r>
      <w:del w:id="485" w:author="Amy Brown" w:date="2011-11-17T15:15:00Z">
        <w:r w:rsidR="00D13108" w:rsidDel="00877D31">
          <w:delText xml:space="preserve">.  </w:delText>
        </w:r>
      </w:del>
      <w:ins w:id="486" w:author="Amy Brown" w:date="2011-11-17T15:15:00Z">
        <w:r w:rsidR="00877D31">
          <w:t xml:space="preserve">. </w:t>
        </w:r>
      </w:ins>
      <w:r w:rsidR="00D13108">
        <w:t>It is easy to get confused here though, since many proxies are also caches</w:t>
      </w:r>
      <w:r w:rsidR="00FD03EA">
        <w:t xml:space="preserve"> (as it is a very logical place to put a cache), but not all</w:t>
      </w:r>
      <w:r w:rsidR="00D13108">
        <w:t xml:space="preserve"> cache</w:t>
      </w:r>
      <w:r w:rsidR="00FD03EA">
        <w:t>s</w:t>
      </w:r>
      <w:r w:rsidR="00D13108">
        <w:t xml:space="preserve"> </w:t>
      </w:r>
      <w:r w:rsidR="00FD03EA">
        <w:t>act as proxies</w:t>
      </w:r>
      <w:del w:id="487" w:author="Amy Brown" w:date="2011-11-17T15:15:00Z">
        <w:r w:rsidR="00D13108" w:rsidDel="00877D31">
          <w:delText xml:space="preserve">.  </w:delText>
        </w:r>
      </w:del>
      <w:ins w:id="488" w:author="Amy Brown" w:date="2011-11-17T15:15:00Z">
        <w:r w:rsidR="00877D31">
          <w:t xml:space="preserve">. </w:t>
        </w:r>
      </w:ins>
    </w:p>
    <w:p w:rsidR="00027A04" w:rsidRPr="00027A04" w:rsidRDefault="00027A04" w:rsidP="00027A04"/>
    <w:p w:rsidR="00027A04" w:rsidRPr="00027A04" w:rsidRDefault="00027A04" w:rsidP="00027A04">
      <w:r w:rsidRPr="00027A04">
        <w:rPr>
          <w:noProof/>
        </w:rPr>
        <w:drawing>
          <wp:inline distT="0" distB="0" distL="0" distR="0">
            <wp:extent cx="5143500" cy="2201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questsTo1Proxy.png"/>
                    <pic:cNvPicPr/>
                  </pic:nvPicPr>
                  <pic:blipFill>
                    <a:blip r:embed="rId2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143500" cy="2201466"/>
                    </a:xfrm>
                    <a:prstGeom prst="rect">
                      <a:avLst/>
                    </a:prstGeom>
                  </pic:spPr>
                </pic:pic>
              </a:graphicData>
            </a:graphic>
          </wp:inline>
        </w:drawing>
      </w:r>
    </w:p>
    <w:p w:rsidR="00D549F7" w:rsidRPr="00027A04" w:rsidRDefault="00027A04" w:rsidP="00D549F7">
      <w:r w:rsidRPr="00027A04">
        <w:t>Another great way to use the proxy is to not just collapse requests for the same data, but also</w:t>
      </w:r>
      <w:r w:rsidR="002E7B4E">
        <w:t xml:space="preserve"> to collapse requests for</w:t>
      </w:r>
      <w:r w:rsidRPr="00027A04">
        <w:t xml:space="preserve"> data that is spatially close together in the origin store (consecutively on disk)</w:t>
      </w:r>
      <w:r w:rsidR="00D549F7">
        <w:t>; employing such a strategy</w:t>
      </w:r>
      <w:r w:rsidR="002E7B4E">
        <w:t xml:space="preserve"> maximiz</w:t>
      </w:r>
      <w:r w:rsidR="00D549F7">
        <w:t xml:space="preserve">es </w:t>
      </w:r>
      <w:r w:rsidR="002E7B4E">
        <w:t>data locality for the requests</w:t>
      </w:r>
      <w:r w:rsidR="00D549F7">
        <w:t>, which can result in decreased request latency</w:t>
      </w:r>
      <w:del w:id="489" w:author="Amy Brown" w:date="2011-11-17T15:15:00Z">
        <w:r w:rsidRPr="00027A04" w:rsidDel="00877D31">
          <w:delText xml:space="preserve">.  </w:delText>
        </w:r>
      </w:del>
      <w:ins w:id="490" w:author="Amy Brown" w:date="2011-11-17T15:15:00Z">
        <w:r w:rsidR="00877D31">
          <w:t xml:space="preserve">. </w:t>
        </w:r>
      </w:ins>
      <w:r w:rsidR="00D549F7" w:rsidRPr="00027A04">
        <w:t xml:space="preserve">For example, let’s say a bunch of nodes request parts of B – partB1, partB2, etc. We can setup our proxy to </w:t>
      </w:r>
      <w:r w:rsidR="00D549F7">
        <w:t>recognize the spatial locality of the individual requests, collapsing them into a single</w:t>
      </w:r>
      <w:r w:rsidR="00D549F7" w:rsidRPr="00027A04">
        <w:t xml:space="preserve"> request and return</w:t>
      </w:r>
      <w:r w:rsidR="00D549F7">
        <w:t>ing only</w:t>
      </w:r>
      <w:r w:rsidR="00D549F7" w:rsidRPr="00027A04">
        <w:t xml:space="preserve"> bigB, </w:t>
      </w:r>
      <w:r w:rsidR="00D549F7">
        <w:t>greatly minimizing the</w:t>
      </w:r>
      <w:r w:rsidR="00D549F7" w:rsidRPr="00027A04">
        <w:t xml:space="preserve"> read</w:t>
      </w:r>
      <w:r w:rsidR="00D549F7">
        <w:t>s</w:t>
      </w:r>
      <w:r w:rsidR="00D549F7" w:rsidRPr="00027A04">
        <w:t xml:space="preserve"> from </w:t>
      </w:r>
      <w:r w:rsidR="00D549F7">
        <w:t>the data</w:t>
      </w:r>
      <w:r w:rsidR="00D549F7" w:rsidRPr="00027A04">
        <w:t xml:space="preserve"> origin. This can make a really big difference in request time when you are randomly accessing across TBs of data! Proxies are especially helpful under high load situations, or when you have limited caching since they essentially can batch several requests into one</w:t>
      </w:r>
      <w:del w:id="491" w:author="Amy Brown" w:date="2011-11-17T15:15:00Z">
        <w:r w:rsidR="00D549F7" w:rsidRPr="00027A04" w:rsidDel="00877D31">
          <w:delText xml:space="preserve">.  </w:delText>
        </w:r>
      </w:del>
      <w:ins w:id="492" w:author="Amy Brown" w:date="2011-11-17T15:15:00Z">
        <w:r w:rsidR="00877D31">
          <w:t xml:space="preserve">. </w:t>
        </w:r>
      </w:ins>
    </w:p>
    <w:p w:rsidR="00027A04" w:rsidRPr="00027A04" w:rsidRDefault="00027A04" w:rsidP="00027A04"/>
    <w:p w:rsidR="00027A04" w:rsidRPr="00027A04" w:rsidRDefault="00027A04" w:rsidP="00027A04"/>
    <w:p w:rsidR="00027A04" w:rsidRPr="00027A04" w:rsidRDefault="00027A04" w:rsidP="00027A04">
      <w:r w:rsidRPr="00027A04">
        <w:rPr>
          <w:noProof/>
        </w:rPr>
        <w:drawing>
          <wp:inline distT="0" distB="0" distL="0" distR="0">
            <wp:extent cx="5791137" cy="22400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DataProxy.png"/>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91137" cy="2240044"/>
                    </a:xfrm>
                    <a:prstGeom prst="rect">
                      <a:avLst/>
                    </a:prstGeom>
                  </pic:spPr>
                </pic:pic>
              </a:graphicData>
            </a:graphic>
          </wp:inline>
        </w:drawing>
      </w:r>
    </w:p>
    <w:p w:rsidR="00027A04" w:rsidRPr="00027A04" w:rsidRDefault="00027A04" w:rsidP="00027A04">
      <w:r w:rsidRPr="00027A04">
        <w:t xml:space="preserve">It is worth noting that you can use proxies and caches together, but generally it is best to put the cache in front of the </w:t>
      </w:r>
      <w:r w:rsidR="00757B85" w:rsidRPr="00027A04">
        <w:t>proxy</w:t>
      </w:r>
      <w:r w:rsidR="00757B85" w:rsidRPr="00757B85">
        <w:t>,</w:t>
      </w:r>
      <w:r w:rsidR="00757B85" w:rsidRPr="00071847">
        <w:t xml:space="preserve"> </w:t>
      </w:r>
      <w:r w:rsidR="00757B85">
        <w:t>similarly, it is best to put the horse in front of the carriage</w:t>
      </w:r>
      <w:del w:id="493" w:author="Amy Brown" w:date="2011-11-17T15:15:00Z">
        <w:r w:rsidRPr="00027A04" w:rsidDel="00877D31">
          <w:delText xml:space="preserve">.  </w:delText>
        </w:r>
      </w:del>
      <w:ins w:id="494" w:author="Amy Brown" w:date="2011-11-17T15:15:00Z">
        <w:r w:rsidR="00877D31">
          <w:t xml:space="preserve">. </w:t>
        </w:r>
      </w:ins>
      <w:r w:rsidRPr="00027A04">
        <w:t>This is because the cache is serving data from memory, it is very fast, and doesn’t mind multiple requests for the same result</w:t>
      </w:r>
      <w:del w:id="495" w:author="Amy Brown" w:date="2011-11-17T15:15:00Z">
        <w:r w:rsidRPr="00027A04" w:rsidDel="00877D31">
          <w:delText xml:space="preserve">.  </w:delText>
        </w:r>
      </w:del>
      <w:ins w:id="496" w:author="Amy Brown" w:date="2011-11-17T15:15:00Z">
        <w:r w:rsidR="00877D31">
          <w:t xml:space="preserve">. </w:t>
        </w:r>
      </w:ins>
      <w:r w:rsidRPr="00027A04">
        <w:t>But if the cache was located on the other side of the proxy server, then there would be additional latency with every request before the cache, and</w:t>
      </w:r>
      <w:r w:rsidR="00281B12">
        <w:t xml:space="preserve"> this could hinder performance.</w:t>
      </w:r>
    </w:p>
    <w:p w:rsidR="00027A04" w:rsidRPr="00027A04" w:rsidRDefault="00027A04" w:rsidP="00027A04"/>
    <w:p w:rsidR="00027A04" w:rsidRPr="00027A04" w:rsidRDefault="00027A04" w:rsidP="00027A04">
      <w:r w:rsidRPr="00027A04">
        <w:t xml:space="preserve">If you are looking at adding a proxy to your systems, </w:t>
      </w:r>
      <w:r w:rsidR="008A75A6">
        <w:t xml:space="preserve">there are many options to consider (there are some listed here: </w:t>
      </w:r>
      <w:hyperlink r:id="rId26" w:history="1">
        <w:r w:rsidR="008A75A6" w:rsidRPr="00A74DC8">
          <w:rPr>
            <w:rStyle w:val="Hyperlink"/>
          </w:rPr>
          <w:t>http://en.wikipedia.org/wiki/Web_accelerator</w:t>
        </w:r>
      </w:hyperlink>
      <w:r w:rsidR="008A75A6">
        <w:t>);</w:t>
      </w:r>
      <w:r w:rsidR="00281B12">
        <w:t xml:space="preserve"> </w:t>
      </w:r>
      <w:hyperlink r:id="rId27" w:history="1">
        <w:r w:rsidR="00281B12" w:rsidRPr="008A75A6">
          <w:rPr>
            <w:rStyle w:val="Hyperlink"/>
          </w:rPr>
          <w:t>Squid</w:t>
        </w:r>
      </w:hyperlink>
      <w:r w:rsidR="00281B12">
        <w:t xml:space="preserve"> and </w:t>
      </w:r>
      <w:hyperlink r:id="rId28" w:history="1">
        <w:r w:rsidR="00281B12" w:rsidRPr="008A75A6">
          <w:rPr>
            <w:rStyle w:val="Hyperlink"/>
          </w:rPr>
          <w:t>Varnish</w:t>
        </w:r>
      </w:hyperlink>
      <w:r w:rsidR="00281B12">
        <w:t xml:space="preserve"> </w:t>
      </w:r>
      <w:r w:rsidR="008A75A6">
        <w:t xml:space="preserve">have both been road tested and are widely used in many production </w:t>
      </w:r>
      <w:del w:id="497" w:author="Amy Brown" w:date="2011-11-17T15:11:00Z">
        <w:r w:rsidR="008A75A6" w:rsidDel="002D05E9">
          <w:delText>web site</w:delText>
        </w:r>
      </w:del>
      <w:ins w:id="498" w:author="Amy Brown" w:date="2011-11-17T15:11:00Z">
        <w:r w:rsidR="002D05E9">
          <w:t>website</w:t>
        </w:r>
      </w:ins>
      <w:r w:rsidR="008A75A6">
        <w:t>s</w:t>
      </w:r>
      <w:del w:id="499" w:author="Amy Brown" w:date="2011-11-17T15:15:00Z">
        <w:r w:rsidR="008A75A6" w:rsidDel="00877D31">
          <w:delText xml:space="preserve">. </w:delText>
        </w:r>
        <w:r w:rsidR="00D673FE" w:rsidDel="00877D31">
          <w:delText xml:space="preserve"> </w:delText>
        </w:r>
      </w:del>
      <w:ins w:id="500" w:author="Amy Brown" w:date="2011-11-17T15:15:00Z">
        <w:r w:rsidR="00877D31">
          <w:t xml:space="preserve">. </w:t>
        </w:r>
      </w:ins>
      <w:r w:rsidR="00D673FE">
        <w:t>T</w:t>
      </w:r>
      <w:r w:rsidR="008A75A6">
        <w:t xml:space="preserve">hese </w:t>
      </w:r>
      <w:r w:rsidR="00D673FE">
        <w:t>proxy solutions</w:t>
      </w:r>
      <w:r w:rsidR="008A75A6">
        <w:t xml:space="preserve"> offer many optimizations to make the most of client-server communication</w:t>
      </w:r>
      <w:del w:id="501" w:author="Amy Brown" w:date="2011-11-17T15:15:00Z">
        <w:r w:rsidR="00354CDB" w:rsidDel="00877D31">
          <w:delText xml:space="preserve">.  </w:delText>
        </w:r>
      </w:del>
      <w:ins w:id="502" w:author="Amy Brown" w:date="2011-11-17T15:15:00Z">
        <w:r w:rsidR="00877D31">
          <w:t xml:space="preserve">. </w:t>
        </w:r>
      </w:ins>
      <w:r w:rsidR="00354CDB">
        <w:t>Installing one of these as a reverse proxy at the web server layer can improve web server performance considerably</w:t>
      </w:r>
      <w:r w:rsidR="00D673FE">
        <w:t>,</w:t>
      </w:r>
      <w:r w:rsidR="00354CDB">
        <w:t xml:space="preserve"> reducing the amount of work required to handle incoming client requests.</w:t>
      </w:r>
    </w:p>
    <w:p w:rsidR="00027A04" w:rsidRDefault="00027A04" w:rsidP="00027A04"/>
    <w:p w:rsidR="00071847" w:rsidRPr="00027A04" w:rsidRDefault="00071847" w:rsidP="00027A04"/>
    <w:p w:rsidR="00027A04" w:rsidRPr="00027A04" w:rsidRDefault="00027A04" w:rsidP="00027A04"/>
    <w:p w:rsidR="00027A04" w:rsidRPr="00027A04" w:rsidRDefault="00027A04" w:rsidP="00027A04">
      <w:r w:rsidRPr="00027A04">
        <w:rPr>
          <w:u w:val="single"/>
        </w:rPr>
        <w:t>Indexes</w:t>
      </w:r>
    </w:p>
    <w:p w:rsidR="00027A04" w:rsidRPr="00027A04" w:rsidRDefault="00027A04" w:rsidP="00027A04"/>
    <w:p w:rsidR="00D549F7" w:rsidRPr="00027A04" w:rsidRDefault="00D549F7" w:rsidP="00D549F7">
      <w:r w:rsidRPr="00027A04">
        <w:t>Using an index to access your data quickly is a well-known strategy for optimizing data access performance, and probably the most well known when it comes to databases</w:t>
      </w:r>
      <w:del w:id="503" w:author="Amy Brown" w:date="2011-11-17T15:15:00Z">
        <w:r w:rsidRPr="00027A04" w:rsidDel="00877D31">
          <w:delText xml:space="preserve">.  </w:delText>
        </w:r>
      </w:del>
      <w:ins w:id="504" w:author="Amy Brown" w:date="2011-11-17T15:15:00Z">
        <w:r w:rsidR="00877D31">
          <w:t xml:space="preserve">. </w:t>
        </w:r>
      </w:ins>
      <w:r w:rsidRPr="00027A04">
        <w:t xml:space="preserve">An index makes </w:t>
      </w:r>
      <w:r w:rsidR="00D673FE">
        <w:t>the</w:t>
      </w:r>
      <w:r w:rsidRPr="00027A04">
        <w:t xml:space="preserve"> trade-off</w:t>
      </w:r>
      <w:r w:rsidR="00D673FE">
        <w:t>s</w:t>
      </w:r>
      <w:r w:rsidRPr="00027A04">
        <w:t xml:space="preserve"> </w:t>
      </w:r>
      <w:r w:rsidR="00D673FE">
        <w:t xml:space="preserve">of increased </w:t>
      </w:r>
      <w:r w:rsidRPr="00027A04">
        <w:t xml:space="preserve">storage </w:t>
      </w:r>
      <w:r w:rsidR="00D673FE">
        <w:t xml:space="preserve">overhead </w:t>
      </w:r>
      <w:r w:rsidRPr="00027A04">
        <w:t xml:space="preserve">and slower writes (since you </w:t>
      </w:r>
      <w:r>
        <w:t>must both</w:t>
      </w:r>
      <w:r w:rsidRPr="00027A04">
        <w:t xml:space="preserve"> write the data and update the index) for </w:t>
      </w:r>
      <w:r w:rsidR="00D673FE">
        <w:t xml:space="preserve">the benefit of </w:t>
      </w:r>
      <w:r w:rsidRPr="00027A04">
        <w:t>faster reads</w:t>
      </w:r>
      <w:del w:id="505" w:author="Amy Brown" w:date="2011-11-17T15:15:00Z">
        <w:r w:rsidRPr="00027A04" w:rsidDel="00877D31">
          <w:delText xml:space="preserve">.  </w:delText>
        </w:r>
      </w:del>
      <w:ins w:id="506" w:author="Amy Brown" w:date="2011-11-17T15:15:00Z">
        <w:r w:rsidR="00877D31">
          <w:t xml:space="preserve">. </w:t>
        </w:r>
      </w:ins>
    </w:p>
    <w:p w:rsidR="00D549F7" w:rsidRPr="00027A04" w:rsidRDefault="00D549F7" w:rsidP="00D549F7"/>
    <w:p w:rsidR="00D549F7" w:rsidRPr="00027A04" w:rsidRDefault="00D549F7" w:rsidP="00D549F7">
      <w:r w:rsidRPr="00027A04">
        <w:t xml:space="preserve">Just </w:t>
      </w:r>
      <w:r>
        <w:t>as to a</w:t>
      </w:r>
      <w:r w:rsidRPr="00027A04">
        <w:t xml:space="preserve"> traditional relational data store, you can </w:t>
      </w:r>
      <w:r>
        <w:t xml:space="preserve">also </w:t>
      </w:r>
      <w:r w:rsidRPr="00027A04">
        <w:t>apply this concept to larger data sets</w:t>
      </w:r>
      <w:del w:id="507" w:author="Amy Brown" w:date="2011-11-17T15:15:00Z">
        <w:r w:rsidRPr="00027A04" w:rsidDel="00877D31">
          <w:delText xml:space="preserve">.  </w:delText>
        </w:r>
      </w:del>
      <w:ins w:id="508" w:author="Amy Brown" w:date="2011-11-17T15:15:00Z">
        <w:r w:rsidR="00877D31">
          <w:t xml:space="preserve">. </w:t>
        </w:r>
      </w:ins>
      <w:r w:rsidRPr="00027A04">
        <w:t xml:space="preserve">The trick with indexes is </w:t>
      </w:r>
      <w:r>
        <w:t>you must carefully</w:t>
      </w:r>
      <w:r w:rsidRPr="00027A04">
        <w:t xml:space="preserve"> consider how users will </w:t>
      </w:r>
      <w:r>
        <w:t xml:space="preserve">access </w:t>
      </w:r>
      <w:r w:rsidRPr="00027A04">
        <w:t>your data</w:t>
      </w:r>
      <w:del w:id="509" w:author="Amy Brown" w:date="2011-11-17T15:15:00Z">
        <w:r w:rsidRPr="00027A04" w:rsidDel="00877D31">
          <w:delText xml:space="preserve">.  </w:delText>
        </w:r>
      </w:del>
      <w:ins w:id="510" w:author="Amy Brown" w:date="2011-11-17T15:15:00Z">
        <w:r w:rsidR="00877D31">
          <w:t xml:space="preserve">. </w:t>
        </w:r>
      </w:ins>
      <w:r w:rsidRPr="00027A04">
        <w:t xml:space="preserve">In the case of data sets that are </w:t>
      </w:r>
      <w:r w:rsidR="00D673FE">
        <w:t xml:space="preserve">many </w:t>
      </w:r>
      <w:r w:rsidRPr="00027A04">
        <w:t xml:space="preserve">TBs large, with </w:t>
      </w:r>
      <w:r w:rsidR="00D673FE">
        <w:t xml:space="preserve">very small </w:t>
      </w:r>
      <w:r w:rsidRPr="00027A04">
        <w:t xml:space="preserve">payloads </w:t>
      </w:r>
      <w:r w:rsidR="00D673FE">
        <w:t xml:space="preserve">(e.g. </w:t>
      </w:r>
      <w:r w:rsidRPr="00027A04">
        <w:t>1kb</w:t>
      </w:r>
      <w:r w:rsidR="00D673FE">
        <w:t>)</w:t>
      </w:r>
      <w:r w:rsidRPr="00027A04">
        <w:t>, indexes are</w:t>
      </w:r>
      <w:r>
        <w:t xml:space="preserve"> a</w:t>
      </w:r>
      <w:r w:rsidRPr="00027A04">
        <w:t xml:space="preserve"> necessity for optimizing data access</w:t>
      </w:r>
      <w:del w:id="511" w:author="Amy Brown" w:date="2011-11-17T15:15:00Z">
        <w:r w:rsidRPr="00027A04" w:rsidDel="00877D31">
          <w:delText xml:space="preserve">.  </w:delText>
        </w:r>
      </w:del>
      <w:ins w:id="512" w:author="Amy Brown" w:date="2011-11-17T15:15:00Z">
        <w:r w:rsidR="00877D31">
          <w:t xml:space="preserve">. </w:t>
        </w:r>
      </w:ins>
      <w:r w:rsidRPr="00027A04">
        <w:t xml:space="preserve">Finding </w:t>
      </w:r>
      <w:r>
        <w:t>a small payload</w:t>
      </w:r>
      <w:r w:rsidRPr="00027A04">
        <w:t xml:space="preserve"> in such a large data set can be a real challenge since you can’t </w:t>
      </w:r>
      <w:r>
        <w:t xml:space="preserve">possibly </w:t>
      </w:r>
      <w:r w:rsidRPr="00027A04">
        <w:t>iterate over th</w:t>
      </w:r>
      <w:r>
        <w:t>at much</w:t>
      </w:r>
      <w:r w:rsidRPr="00027A04">
        <w:t xml:space="preserve"> data</w:t>
      </w:r>
      <w:r>
        <w:t xml:space="preserve"> in any reasonable time</w:t>
      </w:r>
      <w:del w:id="513" w:author="Amy Brown" w:date="2011-11-17T15:15:00Z">
        <w:r w:rsidDel="00877D31">
          <w:delText xml:space="preserve">. </w:delText>
        </w:r>
        <w:r w:rsidRPr="00027A04" w:rsidDel="00877D31">
          <w:delText xml:space="preserve"> </w:delText>
        </w:r>
      </w:del>
      <w:ins w:id="514" w:author="Amy Brown" w:date="2011-11-17T15:15:00Z">
        <w:r w:rsidR="00877D31">
          <w:t xml:space="preserve">. </w:t>
        </w:r>
      </w:ins>
      <w:r w:rsidRPr="00027A04">
        <w:t xml:space="preserve"> Furthermore, it is very likely that such a large data set is spread over several (or many!) physical devices – this means you need some way to find the correct physical location of the desired data.</w:t>
      </w:r>
    </w:p>
    <w:p w:rsidR="00D549F7" w:rsidRPr="00027A04" w:rsidRDefault="00D549F7" w:rsidP="00D549F7"/>
    <w:p w:rsidR="00D549F7" w:rsidRPr="00027A04" w:rsidRDefault="00D549F7" w:rsidP="00D549F7">
      <w:r w:rsidRPr="00027A04">
        <w:t>What is the best way to do this? Enter indexes!</w:t>
      </w:r>
    </w:p>
    <w:p w:rsidR="00D549F7" w:rsidRPr="00027A04" w:rsidRDefault="00D549F7" w:rsidP="00D549F7"/>
    <w:p w:rsidR="00D549F7" w:rsidRPr="00027A04" w:rsidRDefault="00D549F7" w:rsidP="00D549F7">
      <w:r w:rsidRPr="00027A04">
        <w:t xml:space="preserve">An index can be used like a table of contents </w:t>
      </w:r>
      <w:r>
        <w:t xml:space="preserve">that </w:t>
      </w:r>
      <w:r w:rsidRPr="00027A04">
        <w:t>direct</w:t>
      </w:r>
      <w:r>
        <w:t>s</w:t>
      </w:r>
      <w:r w:rsidRPr="00027A04">
        <w:t xml:space="preserve"> you to the right location where your data lives</w:t>
      </w:r>
      <w:del w:id="515" w:author="Amy Brown" w:date="2011-11-17T15:15:00Z">
        <w:r w:rsidRPr="00027A04" w:rsidDel="00877D31">
          <w:delText xml:space="preserve">.  </w:delText>
        </w:r>
      </w:del>
      <w:ins w:id="516" w:author="Amy Brown" w:date="2011-11-17T15:15:00Z">
        <w:r w:rsidR="00877D31">
          <w:t xml:space="preserve">. </w:t>
        </w:r>
      </w:ins>
      <w:r w:rsidRPr="00027A04">
        <w:t xml:space="preserve">These indexes provide a fast lookup </w:t>
      </w:r>
      <w:r w:rsidR="00947F5F">
        <w:t>directing</w:t>
      </w:r>
      <w:r w:rsidR="00095064">
        <w:t xml:space="preserve"> you </w:t>
      </w:r>
      <w:r w:rsidRPr="00027A04">
        <w:t>to the locality of the data; just like the card catalog in a library</w:t>
      </w:r>
      <w:del w:id="517" w:author="Amy Brown" w:date="2011-11-17T15:15:00Z">
        <w:r w:rsidRPr="00027A04" w:rsidDel="00877D31">
          <w:delText xml:space="preserve">.  </w:delText>
        </w:r>
      </w:del>
      <w:ins w:id="518" w:author="Amy Brown" w:date="2011-11-17T15:15:00Z">
        <w:r w:rsidR="00877D31">
          <w:t xml:space="preserve">. </w:t>
        </w:r>
      </w:ins>
      <w:r w:rsidRPr="00027A04">
        <w:t>For example, let’s say you are looking for a piece of data</w:t>
      </w:r>
      <w:r>
        <w:t>,</w:t>
      </w:r>
      <w:r w:rsidRPr="00027A04">
        <w:t xml:space="preserve"> part 2 of B – how will you know where to find it? If you have an index that is sorted by data type – say data A, B, C – it would tell you the location of data B at the origin. Then, you just have to </w:t>
      </w:r>
      <w:r>
        <w:t>seek t</w:t>
      </w:r>
      <w:r w:rsidRPr="00027A04">
        <w:t xml:space="preserve">o that location and read the part of B you want. </w:t>
      </w:r>
    </w:p>
    <w:p w:rsidR="00027A04" w:rsidRPr="00027A04" w:rsidRDefault="00027A04" w:rsidP="00027A04"/>
    <w:p w:rsidR="00027A04" w:rsidRPr="00027A04" w:rsidRDefault="00027A04" w:rsidP="00027A04">
      <w:r w:rsidRPr="00027A04">
        <w:rPr>
          <w:noProof/>
        </w:rPr>
        <w:drawing>
          <wp:inline distT="0" distB="0" distL="0" distR="0">
            <wp:extent cx="5486400" cy="3318510"/>
            <wp:effectExtent l="0" t="0" r="0" b="8890"/>
            <wp:docPr id="17" name="Picture 17" descr="Macintosh HD:private:tmp:Basic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tmp:BasicIndex-1.jpg"/>
                    <pic:cNvPicPr>
                      <a:picLocks noChangeAspect="1" noChangeArrowheads="1"/>
                    </pic:cNvPicPr>
                  </pic:nvPicPr>
                  <pic:blipFill>
                    <a:blip r:embed="rId2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3318510"/>
                    </a:xfrm>
                    <a:prstGeom prst="rect">
                      <a:avLst/>
                    </a:prstGeom>
                    <a:noFill/>
                    <a:ln>
                      <a:noFill/>
                    </a:ln>
                  </pic:spPr>
                </pic:pic>
              </a:graphicData>
            </a:graphic>
          </wp:inline>
        </w:drawing>
      </w:r>
    </w:p>
    <w:p w:rsidR="00C97643" w:rsidRPr="00027A04" w:rsidRDefault="007541BD" w:rsidP="007541BD">
      <w:r w:rsidRPr="00027A04">
        <w:t xml:space="preserve">These indexes are often </w:t>
      </w:r>
      <w:r>
        <w:t xml:space="preserve">stored </w:t>
      </w:r>
      <w:r w:rsidRPr="00027A04">
        <w:t xml:space="preserve">in memory, or </w:t>
      </w:r>
      <w:r w:rsidR="00947F5F">
        <w:t xml:space="preserve">somewhere </w:t>
      </w:r>
      <w:r w:rsidRPr="00027A04">
        <w:t xml:space="preserve">very </w:t>
      </w:r>
      <w:r w:rsidR="00947F5F">
        <w:t>local</w:t>
      </w:r>
      <w:r w:rsidRPr="00027A04">
        <w:t xml:space="preserve"> to the incoming client request</w:t>
      </w:r>
      <w:del w:id="519" w:author="Amy Brown" w:date="2011-11-17T15:15:00Z">
        <w:r w:rsidRPr="00027A04" w:rsidDel="00877D31">
          <w:delText xml:space="preserve">.  </w:delText>
        </w:r>
      </w:del>
      <w:ins w:id="520" w:author="Amy Brown" w:date="2011-11-17T15:15:00Z">
        <w:r w:rsidR="00877D31">
          <w:t xml:space="preserve">. </w:t>
        </w:r>
      </w:ins>
      <w:r w:rsidRPr="00027A04">
        <w:t xml:space="preserve">Berkeley DBs (BDBs) and other tree like data structures are </w:t>
      </w:r>
      <w:r>
        <w:t>commonly</w:t>
      </w:r>
      <w:r w:rsidRPr="00027A04">
        <w:t xml:space="preserve"> used to store </w:t>
      </w:r>
      <w:r>
        <w:t>data in ordered lists</w:t>
      </w:r>
      <w:r w:rsidR="009D0E5F">
        <w:t>,</w:t>
      </w:r>
      <w:r>
        <w:t xml:space="preserve"> ideal for access with an index</w:t>
      </w:r>
      <w:r w:rsidRPr="00027A04">
        <w:t xml:space="preserve">. </w:t>
      </w:r>
    </w:p>
    <w:p w:rsidR="007541BD" w:rsidRPr="00027A04" w:rsidRDefault="007541BD" w:rsidP="007541BD"/>
    <w:p w:rsidR="007541BD" w:rsidRPr="00027A04" w:rsidRDefault="007541BD" w:rsidP="007541BD">
      <w:r w:rsidRPr="00027A04">
        <w:t xml:space="preserve">Often times, there </w:t>
      </w:r>
      <w:r>
        <w:t xml:space="preserve">are </w:t>
      </w:r>
      <w:r w:rsidRPr="00027A04">
        <w:t>many layers of indexes that serve as a map – moving you from one location to the next, and so forth – until you get the specific piece of data you want.</w:t>
      </w:r>
    </w:p>
    <w:p w:rsidR="00027A04" w:rsidRPr="00027A04" w:rsidRDefault="00027A04" w:rsidP="00027A04"/>
    <w:p w:rsidR="00027A04" w:rsidRPr="00027A04" w:rsidRDefault="00027A04" w:rsidP="00027A04">
      <w:r w:rsidRPr="00027A04">
        <w:rPr>
          <w:noProof/>
        </w:rPr>
        <w:drawing>
          <wp:inline distT="0" distB="0" distL="0" distR="0">
            <wp:extent cx="5547140" cy="2520492"/>
            <wp:effectExtent l="0" t="0" r="0" b="0"/>
            <wp:docPr id="9" name="Picture 9" descr="Macintosh HD:private:tmp:Neste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tmp:NestedIndex.jpg"/>
                    <pic:cNvPicPr>
                      <a:picLocks noChangeAspect="1" noChangeArrowheads="1"/>
                    </pic:cNvPicPr>
                  </pic:nvPicPr>
                  <pic:blipFill>
                    <a:blip r:embed="rId3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548161" cy="2520956"/>
                    </a:xfrm>
                    <a:prstGeom prst="rect">
                      <a:avLst/>
                    </a:prstGeom>
                    <a:noFill/>
                    <a:ln>
                      <a:noFill/>
                    </a:ln>
                  </pic:spPr>
                </pic:pic>
              </a:graphicData>
            </a:graphic>
          </wp:inline>
        </w:drawing>
      </w:r>
    </w:p>
    <w:p w:rsidR="00027A04" w:rsidRPr="00027A04" w:rsidRDefault="00027A04" w:rsidP="00027A04"/>
    <w:p w:rsidR="00C97643" w:rsidRPr="00027A04" w:rsidRDefault="00027A04" w:rsidP="00027A04">
      <w:r w:rsidRPr="00027A04">
        <w:t>Indexes can also be used to create several different views o</w:t>
      </w:r>
      <w:r w:rsidR="0061158A">
        <w:t>f</w:t>
      </w:r>
      <w:r w:rsidRPr="00027A04">
        <w:t xml:space="preserve"> the same data</w:t>
      </w:r>
      <w:del w:id="521" w:author="Amy Brown" w:date="2011-11-17T15:15:00Z">
        <w:r w:rsidRPr="00027A04" w:rsidDel="00877D31">
          <w:delText xml:space="preserve">.  </w:delText>
        </w:r>
      </w:del>
      <w:ins w:id="522" w:author="Amy Brown" w:date="2011-11-17T15:15:00Z">
        <w:r w:rsidR="00877D31">
          <w:t xml:space="preserve">. </w:t>
        </w:r>
      </w:ins>
      <w:r w:rsidR="00947F5F">
        <w:t>F</w:t>
      </w:r>
      <w:r w:rsidRPr="00027A04">
        <w:t xml:space="preserve">or large data sets, this is a great way to define different filters and sorts </w:t>
      </w:r>
      <w:r w:rsidR="00947F5F">
        <w:t>without resorting to creating many additional copies of the data</w:t>
      </w:r>
      <w:r w:rsidRPr="00027A04">
        <w:t>.</w:t>
      </w:r>
    </w:p>
    <w:p w:rsidR="009D0E5F" w:rsidRDefault="009D0E5F" w:rsidP="009D0E5F"/>
    <w:p w:rsidR="009D0E5F" w:rsidRDefault="009D0E5F" w:rsidP="009D0E5F">
      <w:r>
        <w:t>For example imagine that the image hosting system from earlier is actually hosting images of book pages, and the service allows client queries across of the text in those images</w:t>
      </w:r>
      <w:del w:id="523" w:author="Amy Brown" w:date="2011-11-17T15:15:00Z">
        <w:r w:rsidDel="00877D31">
          <w:delText xml:space="preserve">.  </w:delText>
        </w:r>
      </w:del>
      <w:ins w:id="524" w:author="Amy Brown" w:date="2011-11-17T15:15:00Z">
        <w:r w:rsidR="00877D31">
          <w:t xml:space="preserve">. </w:t>
        </w:r>
      </w:ins>
      <w:r>
        <w:t>Searching all the book content about a topic, in the same way search engines allow one to search html content</w:t>
      </w:r>
      <w:del w:id="525" w:author="Amy Brown" w:date="2011-11-17T15:15:00Z">
        <w:r w:rsidDel="00877D31">
          <w:delText xml:space="preserve">.  </w:delText>
        </w:r>
      </w:del>
      <w:ins w:id="526" w:author="Amy Brown" w:date="2011-11-17T15:15:00Z">
        <w:r w:rsidR="00877D31">
          <w:t xml:space="preserve">. </w:t>
        </w:r>
      </w:ins>
      <w:r>
        <w:t>In this case all those book images take many, many servers to store the files, and finding one page to render to the user can be a bit involved</w:t>
      </w:r>
      <w:del w:id="527" w:author="Amy Brown" w:date="2011-11-17T15:15:00Z">
        <w:r w:rsidDel="00877D31">
          <w:delText xml:space="preserve">.  </w:delText>
        </w:r>
      </w:del>
      <w:ins w:id="528" w:author="Amy Brown" w:date="2011-11-17T15:15:00Z">
        <w:r w:rsidR="00877D31">
          <w:t xml:space="preserve">. </w:t>
        </w:r>
      </w:ins>
      <w:r>
        <w:t>First, there are the inverse indices to query for arbitrary words and word tuples need to be easily accessible, then there is the challenge of navigating to the exact page and location within that book (and retrieving the right image for the results)</w:t>
      </w:r>
      <w:del w:id="529" w:author="Amy Brown" w:date="2011-11-17T15:15:00Z">
        <w:r w:rsidDel="00877D31">
          <w:delText xml:space="preserve">.  </w:delText>
        </w:r>
      </w:del>
      <w:ins w:id="530" w:author="Amy Brown" w:date="2011-11-17T15:15:00Z">
        <w:r w:rsidR="00877D31">
          <w:t xml:space="preserve">. </w:t>
        </w:r>
      </w:ins>
      <w:r>
        <w:t>So in this case the inverted index would map to a location (such as book B), and then B may contain an index with all the words, locations and number of occurrences in each part.</w:t>
      </w:r>
    </w:p>
    <w:p w:rsidR="009D0E5F" w:rsidRDefault="009D0E5F" w:rsidP="009D0E5F"/>
    <w:p w:rsidR="009D0E5F" w:rsidRDefault="00B44FB4" w:rsidP="009D0E5F">
      <w:r>
        <w:t xml:space="preserve">An inverted index, which could represent </w:t>
      </w:r>
      <w:r w:rsidR="009D0E5F">
        <w:t>Index1</w:t>
      </w:r>
      <w:r>
        <w:t xml:space="preserve"> in the diagram above, might look something like the following – each word or tuple of words provide an index of what books contain them.</w:t>
      </w:r>
    </w:p>
    <w:tbl>
      <w:tblPr>
        <w:tblStyle w:val="TableGrid"/>
        <w:tblW w:w="0" w:type="auto"/>
        <w:tblLook w:val="04A0"/>
      </w:tblPr>
      <w:tblGrid>
        <w:gridCol w:w="4428"/>
        <w:gridCol w:w="4428"/>
      </w:tblGrid>
      <w:tr w:rsidR="009D0E5F" w:rsidRPr="00EF4FD2">
        <w:tc>
          <w:tcPr>
            <w:tcW w:w="4428" w:type="dxa"/>
            <w:shd w:val="clear" w:color="auto" w:fill="BFBFBF" w:themeFill="background1" w:themeFillShade="BF"/>
          </w:tcPr>
          <w:p w:rsidR="009D0E5F" w:rsidRPr="00DC4F53" w:rsidRDefault="009D0E5F" w:rsidP="009D0E5F">
            <w:pPr>
              <w:rPr>
                <w:b/>
              </w:rPr>
            </w:pPr>
            <w:r w:rsidRPr="00DC4F53">
              <w:rPr>
                <w:b/>
              </w:rPr>
              <w:t>Word(s)</w:t>
            </w:r>
          </w:p>
        </w:tc>
        <w:tc>
          <w:tcPr>
            <w:tcW w:w="4428" w:type="dxa"/>
            <w:shd w:val="clear" w:color="auto" w:fill="BFBFBF" w:themeFill="background1" w:themeFillShade="BF"/>
          </w:tcPr>
          <w:p w:rsidR="009D0E5F" w:rsidRPr="00DC4F53" w:rsidRDefault="009D0E5F" w:rsidP="00DC4F53">
            <w:pPr>
              <w:tabs>
                <w:tab w:val="left" w:pos="1387"/>
              </w:tabs>
              <w:rPr>
                <w:b/>
              </w:rPr>
            </w:pPr>
            <w:r w:rsidRPr="00DC4F53">
              <w:rPr>
                <w:b/>
              </w:rPr>
              <w:t>Book</w:t>
            </w:r>
            <w:r w:rsidR="00B44FB4" w:rsidRPr="00DC4F53">
              <w:rPr>
                <w:b/>
              </w:rPr>
              <w:t>(s)</w:t>
            </w:r>
          </w:p>
        </w:tc>
      </w:tr>
      <w:tr w:rsidR="009D0E5F" w:rsidRPr="00EF4FD2">
        <w:tc>
          <w:tcPr>
            <w:tcW w:w="4428" w:type="dxa"/>
          </w:tcPr>
          <w:p w:rsidR="009D0E5F" w:rsidRPr="00EF4FD2" w:rsidRDefault="00B44FB4" w:rsidP="00DC4F53">
            <w:pPr>
              <w:tabs>
                <w:tab w:val="left" w:pos="1387"/>
              </w:tabs>
              <w:rPr>
                <w:rFonts w:eastAsiaTheme="majorEastAsia" w:cstheme="majorBidi"/>
                <w:b/>
                <w:bCs/>
                <w:i/>
                <w:iCs/>
                <w:color w:val="4F81BD" w:themeColor="accent1"/>
              </w:rPr>
            </w:pPr>
            <w:r>
              <w:t>being awesome</w:t>
            </w:r>
          </w:p>
        </w:tc>
        <w:tc>
          <w:tcPr>
            <w:tcW w:w="4428" w:type="dxa"/>
          </w:tcPr>
          <w:p w:rsidR="009D0E5F" w:rsidRPr="00EF4FD2" w:rsidRDefault="00B44FB4" w:rsidP="009D0E5F">
            <w:r>
              <w:t>Book</w:t>
            </w:r>
            <w:r w:rsidR="009D0E5F">
              <w:t xml:space="preserve"> B</w:t>
            </w:r>
            <w:r>
              <w:t>, Book C, Book D</w:t>
            </w:r>
          </w:p>
        </w:tc>
      </w:tr>
      <w:tr w:rsidR="009D0E5F" w:rsidRPr="00EF4FD2">
        <w:tc>
          <w:tcPr>
            <w:tcW w:w="4428" w:type="dxa"/>
          </w:tcPr>
          <w:p w:rsidR="009D0E5F" w:rsidRPr="00EF4FD2" w:rsidRDefault="00B44FB4" w:rsidP="009D0E5F">
            <w:r>
              <w:t>always</w:t>
            </w:r>
          </w:p>
        </w:tc>
        <w:tc>
          <w:tcPr>
            <w:tcW w:w="4428" w:type="dxa"/>
          </w:tcPr>
          <w:p w:rsidR="009D0E5F" w:rsidRPr="00EF4FD2" w:rsidRDefault="00B44FB4" w:rsidP="00B44FB4">
            <w:r>
              <w:t>Book</w:t>
            </w:r>
            <w:r w:rsidR="009D0E5F" w:rsidRPr="00EF4FD2">
              <w:t xml:space="preserve"> </w:t>
            </w:r>
            <w:r>
              <w:t>C, Book F</w:t>
            </w:r>
          </w:p>
        </w:tc>
      </w:tr>
      <w:tr w:rsidR="009D0E5F" w:rsidRPr="00EF4FD2">
        <w:tc>
          <w:tcPr>
            <w:tcW w:w="4428" w:type="dxa"/>
          </w:tcPr>
          <w:p w:rsidR="009D0E5F" w:rsidRPr="00EF4FD2" w:rsidRDefault="00B44FB4" w:rsidP="00B428B6">
            <w:r>
              <w:t>b</w:t>
            </w:r>
            <w:r w:rsidR="00B428B6">
              <w:t>elieve</w:t>
            </w:r>
          </w:p>
        </w:tc>
        <w:tc>
          <w:tcPr>
            <w:tcW w:w="4428" w:type="dxa"/>
          </w:tcPr>
          <w:p w:rsidR="009D0E5F" w:rsidRPr="00EF4FD2" w:rsidRDefault="00B44FB4" w:rsidP="00B44FB4">
            <w:r>
              <w:t>Book B</w:t>
            </w:r>
          </w:p>
        </w:tc>
      </w:tr>
    </w:tbl>
    <w:p w:rsidR="00027A04" w:rsidRDefault="00027A04" w:rsidP="00027A04"/>
    <w:p w:rsidR="00D53EF2" w:rsidRDefault="00D53EF2" w:rsidP="00027A04">
      <w:r>
        <w:t>The intermediate index would look similar but would contain just the words, location, and information for book B</w:t>
      </w:r>
      <w:del w:id="531" w:author="Amy Brown" w:date="2011-11-17T15:15:00Z">
        <w:r w:rsidDel="00877D31">
          <w:delText xml:space="preserve">.  </w:delText>
        </w:r>
      </w:del>
      <w:ins w:id="532" w:author="Amy Brown" w:date="2011-11-17T15:15:00Z">
        <w:r w:rsidR="00877D31">
          <w:t xml:space="preserve">. </w:t>
        </w:r>
      </w:ins>
      <w:r>
        <w:t>This nested index architecture allows each of these indices to take up less space, than if all of that info had to be stored into one big inverted index</w:t>
      </w:r>
      <w:del w:id="533" w:author="Amy Brown" w:date="2011-11-17T15:15:00Z">
        <w:r w:rsidDel="00877D31">
          <w:delText xml:space="preserve">.  </w:delText>
        </w:r>
      </w:del>
      <w:ins w:id="534" w:author="Amy Brown" w:date="2011-11-17T15:15:00Z">
        <w:r w:rsidR="00877D31">
          <w:t xml:space="preserve">. </w:t>
        </w:r>
      </w:ins>
    </w:p>
    <w:p w:rsidR="00D53EF2" w:rsidRDefault="00D53EF2" w:rsidP="00027A04"/>
    <w:p w:rsidR="00D53EF2" w:rsidRDefault="00D53EF2" w:rsidP="00027A04">
      <w:r>
        <w:t>And this is key in large</w:t>
      </w:r>
      <w:r w:rsidR="00D01D2A">
        <w:t>-</w:t>
      </w:r>
      <w:r>
        <w:t>scale systems, because even compressed these indices can get quite big and expensive to store</w:t>
      </w:r>
      <w:del w:id="535" w:author="Amy Brown" w:date="2011-11-17T15:15:00Z">
        <w:r w:rsidDel="00877D31">
          <w:delText xml:space="preserve">.  </w:delText>
        </w:r>
      </w:del>
      <w:ins w:id="536" w:author="Amy Brown" w:date="2011-11-17T15:15:00Z">
        <w:r w:rsidR="00877D31">
          <w:t xml:space="preserve">. </w:t>
        </w:r>
      </w:ins>
      <w:r>
        <w:t>In this</w:t>
      </w:r>
      <w:r w:rsidR="00857F36">
        <w:t xml:space="preserve"> system if we assume we have a lot of</w:t>
      </w:r>
      <w:r>
        <w:t xml:space="preserve"> the books in the world </w:t>
      </w:r>
      <w:r w:rsidR="00857F36">
        <w:t>100</w:t>
      </w:r>
      <w:r>
        <w:t>,000,000</w:t>
      </w:r>
      <w:r w:rsidR="00857F36">
        <w:t xml:space="preserve"> [6] and that each book is only 10 pages long (to make the math easier), with 250 words per page, an average of 5 characters per word – that means there 250 billion words, and if each character takes 8 bits (or 1 byte, even though some characters are 2 bytes), or 5 bytes per word, then </w:t>
      </w:r>
      <w:r w:rsidR="00834862">
        <w:t>just that data alone is over</w:t>
      </w:r>
      <w:r w:rsidR="00D1681B">
        <w:t xml:space="preserve"> </w:t>
      </w:r>
      <w:r w:rsidR="00834862">
        <w:t xml:space="preserve">a </w:t>
      </w:r>
      <w:r w:rsidR="00635D53">
        <w:t>terabyte (</w:t>
      </w:r>
      <w:r w:rsidR="00834862">
        <w:t>!)</w:t>
      </w:r>
      <w:r w:rsidR="000363E8">
        <w:t xml:space="preserve"> of storage – for one index </w:t>
      </w:r>
      <w:r w:rsidR="00834862">
        <w:t>containing each word once</w:t>
      </w:r>
      <w:del w:id="537" w:author="Amy Brown" w:date="2011-11-17T15:15:00Z">
        <w:r w:rsidR="00834862" w:rsidDel="00877D31">
          <w:delText>.</w:delText>
        </w:r>
        <w:r w:rsidR="00BC59B4" w:rsidDel="00877D31">
          <w:delText xml:space="preserve">  </w:delText>
        </w:r>
      </w:del>
      <w:ins w:id="538" w:author="Amy Brown" w:date="2011-11-17T15:15:00Z">
        <w:r w:rsidR="00877D31">
          <w:t xml:space="preserve">. </w:t>
        </w:r>
      </w:ins>
      <w:r w:rsidR="00BC59B4">
        <w:t>So creating indices that have a lot of other information</w:t>
      </w:r>
      <w:r w:rsidR="00D01D2A">
        <w:t xml:space="preserve">, </w:t>
      </w:r>
      <w:r w:rsidR="00BC59B4">
        <w:t>like tuples of words, locations for the data, and count of occurrences</w:t>
      </w:r>
      <w:r w:rsidR="00D01D2A">
        <w:t xml:space="preserve"> </w:t>
      </w:r>
      <w:r w:rsidR="00BC59B4">
        <w:t>can add up very quickly.</w:t>
      </w:r>
    </w:p>
    <w:p w:rsidR="000363E8" w:rsidRDefault="000363E8" w:rsidP="00027A04"/>
    <w:p w:rsidR="000363E8" w:rsidRDefault="000363E8" w:rsidP="00027A04">
      <w:r>
        <w:t>By creating these intermediate indices and representing the data in smaller sections it makes these big data problems tractable</w:t>
      </w:r>
      <w:del w:id="539" w:author="Amy Brown" w:date="2011-11-17T15:15:00Z">
        <w:r w:rsidDel="00877D31">
          <w:delText xml:space="preserve">.  </w:delText>
        </w:r>
      </w:del>
      <w:ins w:id="540" w:author="Amy Brown" w:date="2011-11-17T15:15:00Z">
        <w:r w:rsidR="00877D31">
          <w:t xml:space="preserve">. </w:t>
        </w:r>
      </w:ins>
      <w:r>
        <w:t>Data can be spread across many servers and still accessed quickly</w:t>
      </w:r>
      <w:del w:id="541" w:author="Amy Brown" w:date="2011-11-17T15:15:00Z">
        <w:r w:rsidDel="00877D31">
          <w:delText xml:space="preserve">.  </w:delText>
        </w:r>
      </w:del>
      <w:ins w:id="542" w:author="Amy Brown" w:date="2011-11-17T15:15:00Z">
        <w:r w:rsidR="00877D31">
          <w:t xml:space="preserve">. </w:t>
        </w:r>
      </w:ins>
      <w:r>
        <w:t>Indices are a cornerstone of information retrieval and the basis for today’s modern search engines</w:t>
      </w:r>
      <w:del w:id="543" w:author="Amy Brown" w:date="2011-11-17T15:15:00Z">
        <w:r w:rsidDel="00877D31">
          <w:delText xml:space="preserve">.  </w:delText>
        </w:r>
      </w:del>
      <w:ins w:id="544" w:author="Amy Brown" w:date="2011-11-17T15:15:00Z">
        <w:r w:rsidR="00877D31">
          <w:t xml:space="preserve">. </w:t>
        </w:r>
      </w:ins>
      <w:r>
        <w:t>Of course, this section only scratched the surface, and there is a lot of research being done on how to make indices smaller and take up less space, faster, contain more information (like relevancy), and update seamlessly (there are some manageability challenges with race conditions, and the sheer number of updates required to add a new book or change one of the existing books, particularly in the event where relevancy or scoring is involved).</w:t>
      </w:r>
    </w:p>
    <w:p w:rsidR="00D53EF2" w:rsidRDefault="00D53EF2" w:rsidP="00027A04"/>
    <w:p w:rsidR="00D53EF2" w:rsidRPr="00027A04" w:rsidRDefault="00D53EF2" w:rsidP="00027A04"/>
    <w:p w:rsidR="00027A04" w:rsidRPr="00027A04" w:rsidRDefault="00027A04" w:rsidP="00027A04">
      <w:r w:rsidRPr="00027A04">
        <w:t xml:space="preserve">Being able to find your data quickly and easily is </w:t>
      </w:r>
      <w:r w:rsidR="00947F5F" w:rsidRPr="00027A04">
        <w:t>important;</w:t>
      </w:r>
      <w:r w:rsidR="00947F5F">
        <w:t xml:space="preserve"> </w:t>
      </w:r>
      <w:r w:rsidRPr="00027A04">
        <w:t xml:space="preserve">indexes are an </w:t>
      </w:r>
      <w:r w:rsidR="00947F5F">
        <w:t>effective</w:t>
      </w:r>
      <w:r w:rsidRPr="00027A04">
        <w:t xml:space="preserve"> </w:t>
      </w:r>
      <w:r w:rsidR="00947F5F">
        <w:t xml:space="preserve">and simple </w:t>
      </w:r>
      <w:r w:rsidRPr="00027A04">
        <w:t>tool</w:t>
      </w:r>
      <w:r w:rsidR="00947F5F">
        <w:t xml:space="preserve"> to achieve this</w:t>
      </w:r>
      <w:r w:rsidRPr="00027A04">
        <w:t>.</w:t>
      </w:r>
    </w:p>
    <w:p w:rsidR="00027A04" w:rsidRPr="00027A04" w:rsidRDefault="00027A04" w:rsidP="00027A04"/>
    <w:p w:rsidR="00027A04" w:rsidRPr="00027A04" w:rsidRDefault="00027A04" w:rsidP="00027A04">
      <w:pPr>
        <w:rPr>
          <w:u w:val="single"/>
        </w:rPr>
      </w:pPr>
      <w:r w:rsidRPr="00027A04">
        <w:rPr>
          <w:u w:val="single"/>
        </w:rPr>
        <w:t>Load Balancers</w:t>
      </w:r>
    </w:p>
    <w:p w:rsidR="002E7CEA" w:rsidRPr="00027A04" w:rsidRDefault="002E7CEA" w:rsidP="002E7CEA">
      <w:r w:rsidRPr="00027A04">
        <w:t xml:space="preserve">Finally another critical piece of any distributed system </w:t>
      </w:r>
      <w:r>
        <w:t>are</w:t>
      </w:r>
      <w:r w:rsidRPr="00027A04">
        <w:t xml:space="preserve"> load balancers (LBs)</w:t>
      </w:r>
      <w:del w:id="545" w:author="Amy Brown" w:date="2011-11-17T15:15:00Z">
        <w:r w:rsidRPr="00027A04" w:rsidDel="00877D31">
          <w:delText xml:space="preserve">.  </w:delText>
        </w:r>
      </w:del>
      <w:ins w:id="546" w:author="Amy Brown" w:date="2011-11-17T15:15:00Z">
        <w:r w:rsidR="00877D31">
          <w:t xml:space="preserve">. </w:t>
        </w:r>
      </w:ins>
      <w:r w:rsidRPr="00027A04">
        <w:t xml:space="preserve">LBs are a principal part of any architecture as their role is to distribute load across a set of nodes </w:t>
      </w:r>
      <w:r>
        <w:t>responsible</w:t>
      </w:r>
      <w:r w:rsidRPr="00027A04">
        <w:t xml:space="preserve"> </w:t>
      </w:r>
      <w:r>
        <w:t>for</w:t>
      </w:r>
      <w:r w:rsidRPr="00027A04">
        <w:t xml:space="preserve"> servicing requests. This allows multiple nodes to </w:t>
      </w:r>
      <w:r>
        <w:t xml:space="preserve">transparently </w:t>
      </w:r>
      <w:r w:rsidRPr="00027A04">
        <w:t>serv</w:t>
      </w:r>
      <w:r>
        <w:t>ice</w:t>
      </w:r>
      <w:r w:rsidRPr="00027A04">
        <w:t xml:space="preserve"> the same function in a system</w:t>
      </w:r>
      <w:del w:id="547" w:author="Amy Brown" w:date="2011-11-17T15:15:00Z">
        <w:r w:rsidRPr="00027A04" w:rsidDel="00877D31">
          <w:delText xml:space="preserve">.  </w:delText>
        </w:r>
      </w:del>
      <w:ins w:id="548" w:author="Amy Brown" w:date="2011-11-17T15:15:00Z">
        <w:r w:rsidR="00877D31">
          <w:t xml:space="preserve">. </w:t>
        </w:r>
      </w:ins>
      <w:r w:rsidRPr="00027A04">
        <w:t>Their main purpose is to handle a lot of simultaneous connections and route those connections to one of the request nodes – allowing the system to scale to service more requests by just adding nodes.</w:t>
      </w:r>
    </w:p>
    <w:p w:rsidR="00027A04" w:rsidRPr="00027A04" w:rsidRDefault="00027A04" w:rsidP="00027A04"/>
    <w:p w:rsidR="00027A04" w:rsidRPr="00027A04" w:rsidRDefault="00027A04" w:rsidP="00027A04">
      <w:r w:rsidRPr="00027A04">
        <w:rPr>
          <w:noProof/>
        </w:rPr>
        <w:drawing>
          <wp:inline distT="0" distB="0" distL="0" distR="0">
            <wp:extent cx="4345757" cy="2049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LoadBalancer.png"/>
                    <pic:cNvPicPr/>
                  </pic:nvPicPr>
                  <pic:blipFill>
                    <a:blip r:embed="rId3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345757" cy="2049648"/>
                    </a:xfrm>
                    <a:prstGeom prst="rect">
                      <a:avLst/>
                    </a:prstGeom>
                  </pic:spPr>
                </pic:pic>
              </a:graphicData>
            </a:graphic>
          </wp:inline>
        </w:drawing>
      </w:r>
    </w:p>
    <w:p w:rsidR="00027A04" w:rsidRPr="00027A04" w:rsidRDefault="00027A04" w:rsidP="00027A04">
      <w:r w:rsidRPr="00027A04">
        <w:t>There are many different algorithms that can be used to service requests, including picking a random node, round robin (http://en.wikipedia.org/wiki/Round-robin), or even selecting the node based on certain criteria – such as memory or CPU utilization</w:t>
      </w:r>
      <w:del w:id="549" w:author="Amy Brown" w:date="2011-11-17T15:15:00Z">
        <w:r w:rsidRPr="00027A04" w:rsidDel="00877D31">
          <w:delText xml:space="preserve">.  </w:delText>
        </w:r>
      </w:del>
      <w:ins w:id="550" w:author="Amy Brown" w:date="2011-11-17T15:15:00Z">
        <w:r w:rsidR="00877D31">
          <w:t xml:space="preserve">. </w:t>
        </w:r>
      </w:ins>
      <w:r w:rsidRPr="00027A04">
        <w:t>LBs can be implemented as software or hardware appliances</w:t>
      </w:r>
      <w:del w:id="551" w:author="Amy Brown" w:date="2011-11-17T15:15:00Z">
        <w:r w:rsidRPr="00027A04" w:rsidDel="00877D31">
          <w:delText xml:space="preserve">.  </w:delText>
        </w:r>
      </w:del>
      <w:ins w:id="552" w:author="Amy Brown" w:date="2011-11-17T15:15:00Z">
        <w:r w:rsidR="00877D31">
          <w:t xml:space="preserve">. </w:t>
        </w:r>
      </w:ins>
      <w:r w:rsidRPr="00027A04">
        <w:t xml:space="preserve">One open source </w:t>
      </w:r>
      <w:r w:rsidR="00A44CDE">
        <w:t xml:space="preserve">software </w:t>
      </w:r>
      <w:r w:rsidRPr="00027A04">
        <w:t xml:space="preserve">load balancer that has received wide adoption is </w:t>
      </w:r>
      <w:hyperlink r:id="rId32" w:history="1">
        <w:r w:rsidRPr="00BB7417">
          <w:rPr>
            <w:rStyle w:val="Hyperlink"/>
          </w:rPr>
          <w:t>HAProxy</w:t>
        </w:r>
      </w:hyperlink>
      <w:r w:rsidRPr="00027A04">
        <w:t>.</w:t>
      </w:r>
      <w:r w:rsidR="00A44CDE">
        <w:t xml:space="preserve"> </w:t>
      </w:r>
    </w:p>
    <w:p w:rsidR="00027A04" w:rsidRPr="00027A04" w:rsidRDefault="00027A04" w:rsidP="00027A04"/>
    <w:p w:rsidR="00027A04" w:rsidRPr="00027A04" w:rsidRDefault="00027A04" w:rsidP="00027A04">
      <w:r w:rsidRPr="00027A04">
        <w:t>In a distributed system, load balancers are often found at the very front of the system such that all incoming requests are routed accordingly. In a complex distributed system, it is not uncommon for a request to be routed to multiple load balancers as shown below</w:t>
      </w:r>
      <w:del w:id="553" w:author="Amy Brown" w:date="2011-11-17T15:15:00Z">
        <w:r w:rsidRPr="00027A04" w:rsidDel="00877D31">
          <w:delText>.</w:delText>
        </w:r>
        <w:r w:rsidR="00014310" w:rsidDel="00877D31">
          <w:delText xml:space="preserve">  </w:delText>
        </w:r>
      </w:del>
      <w:ins w:id="554" w:author="Amy Brown" w:date="2011-11-17T15:15:00Z">
        <w:r w:rsidR="00877D31">
          <w:t xml:space="preserve">. </w:t>
        </w:r>
      </w:ins>
    </w:p>
    <w:p w:rsidR="00027A04" w:rsidRPr="00027A04" w:rsidRDefault="00027A04" w:rsidP="00027A04"/>
    <w:p w:rsidR="00027A04" w:rsidRPr="00027A04" w:rsidRDefault="00027A04" w:rsidP="00027A04">
      <w:r w:rsidRPr="00027A04">
        <w:rPr>
          <w:noProof/>
        </w:rPr>
        <w:drawing>
          <wp:inline distT="0" distB="0" distL="0" distR="0">
            <wp:extent cx="5486400" cy="1675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oadBalancers.png"/>
                    <pic:cNvPicPr/>
                  </pic:nvPicPr>
                  <pic:blipFill>
                    <a:blip r:embed="rId3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1675765"/>
                    </a:xfrm>
                    <a:prstGeom prst="rect">
                      <a:avLst/>
                    </a:prstGeom>
                  </pic:spPr>
                </pic:pic>
              </a:graphicData>
            </a:graphic>
          </wp:inline>
        </w:drawing>
      </w:r>
    </w:p>
    <w:p w:rsidR="002E7CEA" w:rsidRDefault="002E7CEA" w:rsidP="002E7CEA">
      <w:r w:rsidRPr="00027A04">
        <w:t>Similar to proxies, some load balancers can also route a request differently depending on the type of request</w:t>
      </w:r>
      <w:r>
        <w:t xml:space="preserve"> (technically these are also known as reverse proxies)</w:t>
      </w:r>
      <w:r w:rsidRPr="00027A04">
        <w:t xml:space="preserve">. </w:t>
      </w:r>
    </w:p>
    <w:p w:rsidR="00CB67FB" w:rsidRDefault="00CB67FB" w:rsidP="002E7CEA"/>
    <w:p w:rsidR="006F7B48" w:rsidRDefault="00CB67FB" w:rsidP="002E7CEA">
      <w:r>
        <w:t>One of the challenges with load balancers is managing user session specific data</w:t>
      </w:r>
      <w:del w:id="555" w:author="Amy Brown" w:date="2011-11-17T15:15:00Z">
        <w:r w:rsidDel="00877D31">
          <w:delText xml:space="preserve">.  </w:delText>
        </w:r>
      </w:del>
      <w:ins w:id="556" w:author="Amy Brown" w:date="2011-11-17T15:15:00Z">
        <w:r w:rsidR="00877D31">
          <w:t xml:space="preserve">. </w:t>
        </w:r>
      </w:ins>
      <w:r>
        <w:t>In an ecommerce site when you only have one client, it is very easy to allow users to put things in their shopping cart and persist those contents between visits (which is important, because it is much more likely you will sell the product if it is still in the user’s cart when they return)</w:t>
      </w:r>
      <w:del w:id="557" w:author="Amy Brown" w:date="2011-11-17T15:15:00Z">
        <w:r w:rsidDel="00877D31">
          <w:delText xml:space="preserve">.  </w:delText>
        </w:r>
      </w:del>
      <w:ins w:id="558" w:author="Amy Brown" w:date="2011-11-17T15:15:00Z">
        <w:r w:rsidR="00877D31">
          <w:t xml:space="preserve">. </w:t>
        </w:r>
      </w:ins>
      <w:r>
        <w:t>However, if a user is routed to one node for a session, and then a different node on their next visit, there can be inconsistencies since the new node may be missing that user’s cart contents</w:t>
      </w:r>
      <w:r w:rsidR="00335E55">
        <w:t xml:space="preserve"> (Wouldn’t you be upset if you put a 6 pack of Mountain Dew in your cart and then came back and it was empty?  Of course, with this example it is highly unlikely you would ever forget about your Mountain Dew so it might be less of an issue.)</w:t>
      </w:r>
      <w:del w:id="559" w:author="Amy Brown" w:date="2011-11-17T15:15:00Z">
        <w:r w:rsidDel="00877D31">
          <w:delText xml:space="preserve">.  </w:delText>
        </w:r>
      </w:del>
      <w:ins w:id="560" w:author="Amy Brown" w:date="2011-11-17T15:15:00Z">
        <w:r w:rsidR="00877D31">
          <w:t xml:space="preserve">. </w:t>
        </w:r>
      </w:ins>
      <w:r>
        <w:t>One way around this can be to make sessions sticky so that the user is always routed to the same node, but then it is very hard to take advantage of some reliability features like automatic failover</w:t>
      </w:r>
      <w:del w:id="561" w:author="Amy Brown" w:date="2011-11-17T15:15:00Z">
        <w:r w:rsidDel="00877D31">
          <w:delText xml:space="preserve">.  </w:delText>
        </w:r>
      </w:del>
      <w:ins w:id="562" w:author="Amy Brown" w:date="2011-11-17T15:15:00Z">
        <w:r w:rsidR="00877D31">
          <w:t xml:space="preserve">. </w:t>
        </w:r>
      </w:ins>
      <w:r w:rsidR="00D01D2A">
        <w:t>I</w:t>
      </w:r>
      <w:r>
        <w:t>n this case</w:t>
      </w:r>
      <w:r w:rsidR="00D01D2A">
        <w:t>,</w:t>
      </w:r>
      <w:r>
        <w:t xml:space="preserve"> the user’s shopping cart would always have the contents, but if their sticky node became unavailable there would need to be a special case and the assumption of the contents being there would no longer be valid (although hopefully this assumption wouldn’t be built into the application </w:t>
      </w:r>
      <w:r>
        <w:sym w:font="Wingdings" w:char="F04A"/>
      </w:r>
      <w:r>
        <w:t xml:space="preserve"> )</w:t>
      </w:r>
      <w:del w:id="563" w:author="Amy Brown" w:date="2011-11-17T15:15:00Z">
        <w:r w:rsidDel="00877D31">
          <w:delText>.</w:delText>
        </w:r>
        <w:r w:rsidR="006F7B48" w:rsidDel="00877D31">
          <w:delText xml:space="preserve">  </w:delText>
        </w:r>
      </w:del>
      <w:ins w:id="564" w:author="Amy Brown" w:date="2011-11-17T15:15:00Z">
        <w:r w:rsidR="00877D31">
          <w:t xml:space="preserve">. </w:t>
        </w:r>
      </w:ins>
      <w:r w:rsidR="006F7B48">
        <w:t xml:space="preserve">Of course this problem can be solved using other strategies and tools in this </w:t>
      </w:r>
      <w:r w:rsidR="00D01D2A">
        <w:t>chapter</w:t>
      </w:r>
      <w:r w:rsidR="006F7B48">
        <w:t>, like services, and many not covered (like browser caches, cookies, and url rewriting).</w:t>
      </w:r>
    </w:p>
    <w:p w:rsidR="00CB67FB" w:rsidRDefault="00CB67FB" w:rsidP="002E7CEA"/>
    <w:p w:rsidR="007B5E07" w:rsidRDefault="00CB67FB" w:rsidP="002E7CEA">
      <w:r>
        <w:t>I</w:t>
      </w:r>
      <w:r w:rsidR="00D01D2A">
        <w:t>f</w:t>
      </w:r>
      <w:r>
        <w:t xml:space="preserve"> a system only has a couple of a nodes, systems like round robin DNS may make more sense since load balancers can be expensive and add an unneeded layer of complexity</w:t>
      </w:r>
      <w:del w:id="565" w:author="Amy Brown" w:date="2011-11-17T15:15:00Z">
        <w:r w:rsidDel="00877D31">
          <w:delText xml:space="preserve">.  </w:delText>
        </w:r>
      </w:del>
      <w:ins w:id="566" w:author="Amy Brown" w:date="2011-11-17T15:15:00Z">
        <w:r w:rsidR="00877D31">
          <w:t xml:space="preserve">. </w:t>
        </w:r>
      </w:ins>
      <w:r w:rsidR="007B5E07">
        <w:t>Of course in larger systems there are all sorts of different scheduling and load balancing algorithms, including simple ones like random choice or round robin, and more sophisticated mechanisms that take things like utilization and capacity into consideration</w:t>
      </w:r>
      <w:del w:id="567" w:author="Amy Brown" w:date="2011-11-17T15:15:00Z">
        <w:r w:rsidR="007B5E07" w:rsidDel="00877D31">
          <w:delText xml:space="preserve">.  </w:delText>
        </w:r>
      </w:del>
      <w:ins w:id="568" w:author="Amy Brown" w:date="2011-11-17T15:15:00Z">
        <w:r w:rsidR="00877D31">
          <w:t xml:space="preserve">. </w:t>
        </w:r>
      </w:ins>
      <w:r w:rsidR="007B5E07">
        <w:t>All of these algorithms allow traffic and requests to be distributed, and can provide helpful reliability tools like automatic failover, or automatic removal of a bad node (such as when it becomes unresponsive)</w:t>
      </w:r>
      <w:del w:id="569" w:author="Amy Brown" w:date="2011-11-17T15:15:00Z">
        <w:r w:rsidR="007B5E07" w:rsidDel="00877D31">
          <w:delText xml:space="preserve">.  </w:delText>
        </w:r>
      </w:del>
      <w:ins w:id="570" w:author="Amy Brown" w:date="2011-11-17T15:15:00Z">
        <w:r w:rsidR="00877D31">
          <w:t xml:space="preserve">. </w:t>
        </w:r>
      </w:ins>
      <w:r w:rsidR="007B5E07">
        <w:t>Although these advanced features can make problem diagnosis cumbersome</w:t>
      </w:r>
      <w:del w:id="571" w:author="Amy Brown" w:date="2011-11-17T15:15:00Z">
        <w:r w:rsidR="007B5E07" w:rsidDel="00877D31">
          <w:delText xml:space="preserve">.  </w:delText>
        </w:r>
      </w:del>
      <w:ins w:id="572" w:author="Amy Brown" w:date="2011-11-17T15:15:00Z">
        <w:r w:rsidR="00877D31">
          <w:t xml:space="preserve">. </w:t>
        </w:r>
      </w:ins>
      <w:r w:rsidR="007B5E07">
        <w:t>For example, when it comes to high load situations, load balancers will remove nodes that may be slow or timing out (because of too many requests) and that only exacerbates the situation on the other nodes. In these cases extensive monitoring is important, because overall system traffic and throughput may look like it is decreasing (since the nodes are serving less requests) but the individual nodes become maxed out.</w:t>
      </w:r>
    </w:p>
    <w:p w:rsidR="00463EE2" w:rsidRDefault="00463EE2" w:rsidP="008619F3"/>
    <w:p w:rsidR="00D651E2" w:rsidRDefault="00D651E2" w:rsidP="00D651E2">
      <w:r w:rsidRPr="00027A04">
        <w:t xml:space="preserve">LBs are an easy way to allow you to expand system capacity and like the other </w:t>
      </w:r>
      <w:r>
        <w:t>techniques</w:t>
      </w:r>
      <w:r w:rsidRPr="00027A04">
        <w:t xml:space="preserve"> in this article, play an essential role in distributed system architecture</w:t>
      </w:r>
      <w:del w:id="573" w:author="Amy Brown" w:date="2011-11-17T15:15:00Z">
        <w:r w:rsidRPr="00027A04" w:rsidDel="00877D31">
          <w:delText xml:space="preserve">.  </w:delText>
        </w:r>
      </w:del>
      <w:ins w:id="574" w:author="Amy Brown" w:date="2011-11-17T15:15:00Z">
        <w:r w:rsidR="00877D31">
          <w:t xml:space="preserve">. </w:t>
        </w:r>
      </w:ins>
      <w:r w:rsidRPr="00027A04">
        <w:t xml:space="preserve">Load balancers also provide a critical function of being able to test the health of a node, such that if a node is unresponsive or over loaded, it can be removed </w:t>
      </w:r>
      <w:r>
        <w:t>from the pool handling requests – taking advantage of the redundancy of different nodes in your system.</w:t>
      </w:r>
    </w:p>
    <w:p w:rsidR="00D651E2" w:rsidRDefault="00D651E2" w:rsidP="008619F3"/>
    <w:p w:rsidR="005A0F67" w:rsidRPr="001A7B6D" w:rsidRDefault="005A0F67" w:rsidP="005A0F67">
      <w:pPr>
        <w:rPr>
          <w:u w:val="single"/>
        </w:rPr>
      </w:pPr>
      <w:r w:rsidRPr="001A7B6D">
        <w:rPr>
          <w:u w:val="single"/>
        </w:rPr>
        <w:t>Queues</w:t>
      </w:r>
    </w:p>
    <w:p w:rsidR="00FA6AB6" w:rsidRDefault="00FA6AB6" w:rsidP="00FA6AB6">
      <w:r>
        <w:t>So far we have covered a lot of ways to read data, quickly, but another important part of scaling the data layer is effective management of writes</w:t>
      </w:r>
      <w:del w:id="575" w:author="Amy Brown" w:date="2011-11-17T15:15:00Z">
        <w:r w:rsidDel="00877D31">
          <w:delText xml:space="preserve">.  </w:delText>
        </w:r>
      </w:del>
      <w:ins w:id="576" w:author="Amy Brown" w:date="2011-11-17T15:15:00Z">
        <w:r w:rsidR="00877D31">
          <w:t xml:space="preserve">. </w:t>
        </w:r>
      </w:ins>
      <w:r>
        <w:t>When systems are simple, having minimal processing loads and small databases, writes can be predictably fast, however in more complex systems writes can take an almost non-deterministically long time (for example, data may have to be written several places on different servers or indexes, or the system could just be under high load)</w:t>
      </w:r>
      <w:del w:id="577" w:author="Amy Brown" w:date="2011-11-17T15:15:00Z">
        <w:r w:rsidDel="00877D31">
          <w:delText xml:space="preserve">.  </w:delText>
        </w:r>
      </w:del>
      <w:ins w:id="578" w:author="Amy Brown" w:date="2011-11-17T15:15:00Z">
        <w:r w:rsidR="00877D31">
          <w:t xml:space="preserve">. </w:t>
        </w:r>
      </w:ins>
      <w:r>
        <w:t>In the cases where writes, or any task for that matter, may take a long time, achieving performance and availability requires building asynchrony into the system; and a common way to do that is with queues.</w:t>
      </w:r>
    </w:p>
    <w:p w:rsidR="00FA6AB6" w:rsidRDefault="00FA6AB6" w:rsidP="00FA6AB6"/>
    <w:p w:rsidR="00FA6AB6" w:rsidRDefault="00FA6AB6" w:rsidP="00FA6AB6">
      <w:r>
        <w:t>Imagine a system where each client is requesting a task to be remotely serviced</w:t>
      </w:r>
      <w:del w:id="579" w:author="Amy Brown" w:date="2011-11-17T15:15:00Z">
        <w:r w:rsidDel="00877D31">
          <w:delText xml:space="preserve">.  </w:delText>
        </w:r>
      </w:del>
      <w:ins w:id="580" w:author="Amy Brown" w:date="2011-11-17T15:15:00Z">
        <w:r w:rsidR="00877D31">
          <w:t xml:space="preserve">. </w:t>
        </w:r>
      </w:ins>
      <w:r>
        <w:t>Each of these clients sends their request to the server, where the server completes the tasks as quickly as possible and returns the results to their respective clients</w:t>
      </w:r>
      <w:del w:id="581" w:author="Amy Brown" w:date="2011-11-17T15:15:00Z">
        <w:r w:rsidDel="00877D31">
          <w:delText xml:space="preserve">.  </w:delText>
        </w:r>
      </w:del>
      <w:ins w:id="582" w:author="Amy Brown" w:date="2011-11-17T15:15:00Z">
        <w:r w:rsidR="00877D31">
          <w:t xml:space="preserve">. </w:t>
        </w:r>
      </w:ins>
      <w:r>
        <w:t>In small systems where one server (or logical service) can service incoming clients just as fast as they come in this sort of situation should work just fine</w:t>
      </w:r>
      <w:del w:id="583" w:author="Amy Brown" w:date="2011-11-17T15:15:00Z">
        <w:r w:rsidDel="00877D31">
          <w:delText xml:space="preserve">.  </w:delText>
        </w:r>
      </w:del>
      <w:ins w:id="584" w:author="Amy Brown" w:date="2011-11-17T15:15:00Z">
        <w:r w:rsidR="00877D31">
          <w:t xml:space="preserve">. </w:t>
        </w:r>
      </w:ins>
      <w:r>
        <w:t xml:space="preserve">However, when the server receives more requests than it can handle, then each client is forced to wait for the other clients’ requests to complete before </w:t>
      </w:r>
      <w:r w:rsidR="00E17DA5">
        <w:t xml:space="preserve">a </w:t>
      </w:r>
      <w:r>
        <w:t>response</w:t>
      </w:r>
      <w:r w:rsidR="00E17DA5">
        <w:t xml:space="preserve"> can be generated</w:t>
      </w:r>
      <w:del w:id="585" w:author="Amy Brown" w:date="2011-11-17T15:15:00Z">
        <w:r w:rsidDel="00877D31">
          <w:delText xml:space="preserve">.  </w:delText>
        </w:r>
      </w:del>
      <w:ins w:id="586" w:author="Amy Brown" w:date="2011-11-17T15:15:00Z">
        <w:r w:rsidR="00877D31">
          <w:t xml:space="preserve">. </w:t>
        </w:r>
      </w:ins>
      <w:r>
        <w:t>This is an example of a synchronous request and depicted below.</w:t>
      </w:r>
    </w:p>
    <w:p w:rsidR="006C5073" w:rsidRDefault="006C5073" w:rsidP="005A0F67">
      <w:r>
        <w:rPr>
          <w:noProof/>
        </w:rPr>
        <w:drawing>
          <wp:inline distT="0" distB="0" distL="0" distR="0">
            <wp:extent cx="4916055" cy="3940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outQueues.png"/>
                    <pic:cNvPicPr/>
                  </pic:nvPicPr>
                  <pic:blipFill>
                    <a:blip r:embed="rId3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16055" cy="3940810"/>
                    </a:xfrm>
                    <a:prstGeom prst="rect">
                      <a:avLst/>
                    </a:prstGeom>
                  </pic:spPr>
                </pic:pic>
              </a:graphicData>
            </a:graphic>
          </wp:inline>
        </w:drawing>
      </w:r>
    </w:p>
    <w:p w:rsidR="00FA6AB6" w:rsidRDefault="00FA6AB6" w:rsidP="00FA6AB6">
      <w:r>
        <w:t xml:space="preserve">This kind of synchronous behavior can severely degrade client performance; the client is forced to wait, effectively performing zero work until its request can be </w:t>
      </w:r>
      <w:r w:rsidR="00E17DA5">
        <w:t>answered</w:t>
      </w:r>
      <w:del w:id="587" w:author="Amy Brown" w:date="2011-11-17T15:15:00Z">
        <w:r w:rsidDel="00877D31">
          <w:delText xml:space="preserve">.  </w:delText>
        </w:r>
      </w:del>
      <w:ins w:id="588" w:author="Amy Brown" w:date="2011-11-17T15:15:00Z">
        <w:r w:rsidR="00877D31">
          <w:t xml:space="preserve">. </w:t>
        </w:r>
      </w:ins>
      <w:r>
        <w:t>Adding additional servers to address system load does not solve the problem either, even with effective load balancing in place it is extremely difficult to ensure the even and fair distribution of work required to maximize client performance. Further, if the server handling requests is unavailable, or fails, then the clients upstream will also fail. Solving this problem effectively requires abstraction between the client’s request and the actual work performed to service it.</w:t>
      </w:r>
    </w:p>
    <w:p w:rsidR="00FA6AB6" w:rsidRDefault="00FA6AB6" w:rsidP="00FA6AB6"/>
    <w:p w:rsidR="00FA6AB6" w:rsidRDefault="00FA6AB6" w:rsidP="00FA6AB6">
      <w:r>
        <w:t>Enter queues</w:t>
      </w:r>
      <w:del w:id="589" w:author="Amy Brown" w:date="2011-11-17T15:15:00Z">
        <w:r w:rsidDel="00877D31">
          <w:delText xml:space="preserve">.  </w:delText>
        </w:r>
      </w:del>
      <w:ins w:id="590" w:author="Amy Brown" w:date="2011-11-17T15:15:00Z">
        <w:r w:rsidR="00877D31">
          <w:t xml:space="preserve">. </w:t>
        </w:r>
      </w:ins>
      <w:r>
        <w:t>A queue is as simple as it sounds, a task comes in, is added to the queue and then workers pick up the next task as they have the capacity to process it</w:t>
      </w:r>
      <w:del w:id="591" w:author="Amy Brown" w:date="2011-11-17T15:15:00Z">
        <w:r w:rsidDel="00877D31">
          <w:delText xml:space="preserve">.  </w:delText>
        </w:r>
      </w:del>
      <w:ins w:id="592" w:author="Amy Brown" w:date="2011-11-17T15:15:00Z">
        <w:r w:rsidR="00877D31">
          <w:t xml:space="preserve">. </w:t>
        </w:r>
      </w:ins>
      <w:r>
        <w:t xml:space="preserve">These tasks could represent writes to a database, or something as complex as generating a thumbnail preview image for a document. When a client submits task requests </w:t>
      </w:r>
      <w:r w:rsidR="00E17DA5">
        <w:t xml:space="preserve">to </w:t>
      </w:r>
      <w:r>
        <w:t>a queue they are no longer forced to wait for the results, instead they need only acknowledgement that the request was properly received. This acknowledgement can later serve as a reference for the results of the work when the client requires it.</w:t>
      </w:r>
    </w:p>
    <w:p w:rsidR="00FA6AB6" w:rsidRDefault="00FA6AB6" w:rsidP="00FA6AB6"/>
    <w:p w:rsidR="00FA6AB6" w:rsidRDefault="00FA6AB6" w:rsidP="00FA6AB6">
      <w:r>
        <w:t xml:space="preserve">Queues enable clients to work in an asynchronous manner, providing a strategic abstraction of a client’s request and </w:t>
      </w:r>
      <w:r w:rsidR="00E17DA5">
        <w:t xml:space="preserve">its </w:t>
      </w:r>
      <w:r>
        <w:t>response. On the other hand, in a synchronous system, there is no differentiation between request and reply, and therefore cannot be managed separately</w:t>
      </w:r>
      <w:del w:id="593" w:author="Amy Brown" w:date="2011-11-17T15:15:00Z">
        <w:r w:rsidDel="00877D31">
          <w:delText xml:space="preserve">.  </w:delText>
        </w:r>
      </w:del>
      <w:ins w:id="594" w:author="Amy Brown" w:date="2011-11-17T15:15:00Z">
        <w:r w:rsidR="00877D31">
          <w:t xml:space="preserve">. </w:t>
        </w:r>
      </w:ins>
      <w:r>
        <w:t>In an asynchronous system the client requests a task, the service responds with a message acknowledging the task was received, and then the client can periodically check the status of the task, only requesting the result once it has completed. While the client is waiting for an asynchronous request to be completed it is free to perform other work, even making asynchronous requests of other services. The latter is an example of how queues and messages are leveraged in distributed systems.</w:t>
      </w:r>
    </w:p>
    <w:p w:rsidR="00FA6AB6" w:rsidRDefault="00FA6AB6" w:rsidP="00FA6AB6"/>
    <w:p w:rsidR="00FA6AB6" w:rsidRDefault="00FA6AB6" w:rsidP="00FA6AB6">
      <w:r>
        <w:t>Queues also provide some protection from service outages and failures. For instance, it is quite easy to create a highly robust queue that can retry service requests having failed to due transient server failures. It is more preferable utilizing a queue to enforce quality-of-service guarantees than exposing clients directly to intermittent service outages requiring complicated and often-inconsistent client-side error handling.</w:t>
      </w:r>
    </w:p>
    <w:p w:rsidR="009B30FD" w:rsidRDefault="00660581" w:rsidP="005A0F67">
      <w:r>
        <w:rPr>
          <w:noProof/>
        </w:rPr>
        <w:drawing>
          <wp:inline distT="0" distB="0" distL="0" distR="0">
            <wp:extent cx="4800600" cy="2970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Queues.png"/>
                    <pic:cNvPicPr/>
                  </pic:nvPicPr>
                  <pic:blipFill>
                    <a:blip r:embed="rId3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800600" cy="2970371"/>
                    </a:xfrm>
                    <a:prstGeom prst="rect">
                      <a:avLst/>
                    </a:prstGeom>
                  </pic:spPr>
                </pic:pic>
              </a:graphicData>
            </a:graphic>
          </wp:inline>
        </w:drawing>
      </w:r>
    </w:p>
    <w:p w:rsidR="00573462" w:rsidRDefault="00573462" w:rsidP="005A0F67"/>
    <w:p w:rsidR="005A0F67" w:rsidRDefault="00660581" w:rsidP="005A0F67">
      <w:r>
        <w:t>Queues are fundamental in managing distributed communication between different parts of any large-scale distributed system, and there are lots of ways to implement them</w:t>
      </w:r>
      <w:del w:id="595" w:author="Amy Brown" w:date="2011-11-17T15:15:00Z">
        <w:r w:rsidDel="00877D31">
          <w:delText xml:space="preserve">.  </w:delText>
        </w:r>
      </w:del>
      <w:ins w:id="596" w:author="Amy Brown" w:date="2011-11-17T15:15:00Z">
        <w:r w:rsidR="00877D31">
          <w:t xml:space="preserve">. </w:t>
        </w:r>
      </w:ins>
      <w:r>
        <w:t xml:space="preserve">There are quite a few open source queues like </w:t>
      </w:r>
      <w:hyperlink r:id="rId36" w:history="1">
        <w:r w:rsidRPr="000F1BE7">
          <w:rPr>
            <w:rStyle w:val="Hyperlink"/>
          </w:rPr>
          <w:t>RabbitMQ</w:t>
        </w:r>
      </w:hyperlink>
      <w:r>
        <w:t xml:space="preserve">, </w:t>
      </w:r>
      <w:hyperlink r:id="rId37" w:history="1">
        <w:r w:rsidRPr="000F1BE7">
          <w:rPr>
            <w:rStyle w:val="Hyperlink"/>
          </w:rPr>
          <w:t>ActiveMQ</w:t>
        </w:r>
      </w:hyperlink>
      <w:r>
        <w:t xml:space="preserve">, </w:t>
      </w:r>
      <w:hyperlink r:id="rId38" w:history="1">
        <w:r w:rsidR="005A0F67" w:rsidRPr="000F1BE7">
          <w:rPr>
            <w:rStyle w:val="Hyperlink"/>
          </w:rPr>
          <w:t>BeanstalkD</w:t>
        </w:r>
      </w:hyperlink>
      <w:r>
        <w:t xml:space="preserve">, but some also use services like </w:t>
      </w:r>
      <w:hyperlink r:id="rId39" w:history="1">
        <w:r w:rsidRPr="000F1BE7">
          <w:rPr>
            <w:rStyle w:val="Hyperlink"/>
          </w:rPr>
          <w:t>Zookeeper</w:t>
        </w:r>
      </w:hyperlink>
      <w:r>
        <w:t xml:space="preserve">, or even data stores like </w:t>
      </w:r>
      <w:hyperlink r:id="rId40" w:history="1">
        <w:r w:rsidRPr="000F1BE7">
          <w:rPr>
            <w:rStyle w:val="Hyperlink"/>
          </w:rPr>
          <w:t>Redis</w:t>
        </w:r>
      </w:hyperlink>
      <w:r>
        <w:t>.</w:t>
      </w:r>
    </w:p>
    <w:p w:rsidR="005A0F67" w:rsidRPr="008619F3" w:rsidRDefault="005A0F67" w:rsidP="008619F3"/>
    <w:p w:rsidR="00897A85" w:rsidRDefault="00463EE2" w:rsidP="00F9757D">
      <w:pPr>
        <w:pStyle w:val="Heading2"/>
      </w:pPr>
      <w:r w:rsidRPr="00027A04">
        <w:t>In conclusion</w:t>
      </w:r>
    </w:p>
    <w:p w:rsidR="00463EE2" w:rsidRDefault="00463EE2" w:rsidP="00463EE2">
      <w:r w:rsidRPr="00027A04">
        <w:t>Designing efficient systems with fast access to lots of data is exciting, and there are lots of great tools that enable all kinds of new applications</w:t>
      </w:r>
      <w:del w:id="597" w:author="Amy Brown" w:date="2011-11-17T15:15:00Z">
        <w:r w:rsidRPr="00027A04" w:rsidDel="00877D31">
          <w:delText xml:space="preserve">.  </w:delText>
        </w:r>
      </w:del>
      <w:ins w:id="598" w:author="Amy Brown" w:date="2011-11-17T15:15:00Z">
        <w:r w:rsidR="00877D31">
          <w:t xml:space="preserve">. </w:t>
        </w:r>
      </w:ins>
      <w:r w:rsidRPr="00027A04">
        <w:t xml:space="preserve">This </w:t>
      </w:r>
      <w:r w:rsidR="00897A85">
        <w:t>chapter</w:t>
      </w:r>
      <w:r w:rsidRPr="00027A04">
        <w:t xml:space="preserve"> covered just a few examples</w:t>
      </w:r>
      <w:r w:rsidR="004B79F4">
        <w:t>, barely scratching the surface</w:t>
      </w:r>
      <w:r w:rsidRPr="00027A04">
        <w:t>, but there are many more—and there will only continue to b</w:t>
      </w:r>
      <w:r w:rsidR="00E2643D">
        <w:t>e more innovation in the space.</w:t>
      </w:r>
    </w:p>
    <w:p w:rsidR="00717D71" w:rsidRPr="00027A04" w:rsidRDefault="00717D71" w:rsidP="00463EE2"/>
    <w:p w:rsidR="00463EE2" w:rsidRPr="00027A04" w:rsidRDefault="00463EE2" w:rsidP="00463EE2"/>
    <w:p w:rsidR="00463EE2" w:rsidRPr="00027A04" w:rsidRDefault="00463EE2" w:rsidP="00463EE2"/>
    <w:p w:rsidR="008619F3" w:rsidRDefault="002A60A5">
      <w:r>
        <w:t>Footnotes:</w:t>
      </w:r>
    </w:p>
    <w:p w:rsidR="00AE5DA5" w:rsidRDefault="00AE5DA5" w:rsidP="00AE5DA5">
      <w:r>
        <w:t xml:space="preserve">[1] Pole Position, and open source tool for db benchmarking, </w:t>
      </w:r>
      <w:hyperlink r:id="rId41" w:history="1">
        <w:r w:rsidRPr="00CC4505">
          <w:rPr>
            <w:rStyle w:val="Hyperlink"/>
          </w:rPr>
          <w:t>http://polepos.org/</w:t>
        </w:r>
      </w:hyperlink>
      <w:r>
        <w:t xml:space="preserve"> and results </w:t>
      </w:r>
      <w:hyperlink r:id="rId42" w:history="1">
        <w:r w:rsidR="00581DCB" w:rsidRPr="00CC4505">
          <w:rPr>
            <w:rStyle w:val="Hyperlink"/>
          </w:rPr>
          <w:t>http://polepos.sourceforge.net/results/PolePositionClientServer.pdf</w:t>
        </w:r>
      </w:hyperlink>
    </w:p>
    <w:p w:rsidR="00581DCB" w:rsidRDefault="00581DCB" w:rsidP="00AE5DA5">
      <w:r>
        <w:t xml:space="preserve">[2] Presentation on Flickr’s scaling, </w:t>
      </w:r>
      <w:r w:rsidRPr="00581DCB">
        <w:t>http://mysqldba.blogspot.com/2008/04/mysql-uc-2007-presentation-file.html</w:t>
      </w:r>
    </w:p>
    <w:p w:rsidR="00F03A26" w:rsidRDefault="00F03A26">
      <w:r>
        <w:t>[</w:t>
      </w:r>
      <w:r w:rsidR="00581DCB">
        <w:t>3</w:t>
      </w:r>
      <w:r>
        <w:t xml:space="preserve">] </w:t>
      </w:r>
      <w:r w:rsidR="009D283A">
        <w:t>Unusual</w:t>
      </w:r>
      <w:r>
        <w:t xml:space="preserve"> software bug, </w:t>
      </w:r>
      <w:hyperlink r:id="rId43" w:history="1">
        <w:r w:rsidR="009D283A" w:rsidRPr="0099177E">
          <w:rPr>
            <w:rStyle w:val="Hyperlink"/>
          </w:rPr>
          <w:t>http://en.wikipedia.org/wiki/Unusual_software_bug</w:t>
        </w:r>
      </w:hyperlink>
    </w:p>
    <w:p w:rsidR="00AE5DA5" w:rsidRDefault="009D283A" w:rsidP="00FF53F2">
      <w:r>
        <w:t>[</w:t>
      </w:r>
      <w:r w:rsidR="00581DCB">
        <w:t>4</w:t>
      </w:r>
      <w:r>
        <w:t xml:space="preserve">] </w:t>
      </w:r>
      <w:r w:rsidR="00FF53F2">
        <w:t>Fallacies of Distributed Computing Explained</w:t>
      </w:r>
      <w:r>
        <w:t xml:space="preserve">, </w:t>
      </w:r>
      <w:r w:rsidR="00FF53F2" w:rsidRPr="00FF53F2">
        <w:t>http://www.rgoarchitects.com/Files/fallacies.pdf</w:t>
      </w:r>
    </w:p>
    <w:p w:rsidR="00C86DB2" w:rsidRDefault="00581DCB">
      <w:r>
        <w:t>[5</w:t>
      </w:r>
      <w:r w:rsidR="00C86DB2">
        <w:t xml:space="preserve">] The Pathologies of Big Data, </w:t>
      </w:r>
      <w:hyperlink r:id="rId44" w:history="1">
        <w:r w:rsidR="00D53EF2" w:rsidRPr="00CC4505">
          <w:rPr>
            <w:rStyle w:val="Hyperlink"/>
          </w:rPr>
          <w:t>http://queue.acm.org/detail.cfm?id=1563874</w:t>
        </w:r>
      </w:hyperlink>
    </w:p>
    <w:p w:rsidR="00D53EF2" w:rsidRDefault="00D53EF2">
      <w:r>
        <w:t xml:space="preserve">[6] Inside Google Books blog post, </w:t>
      </w:r>
      <w:hyperlink r:id="rId45" w:history="1">
        <w:r w:rsidR="007133DE" w:rsidRPr="00CC4505">
          <w:rPr>
            <w:rStyle w:val="Hyperlink"/>
          </w:rPr>
          <w:t>http://booksearch.blogspot.com/2010/08/books-of-world-stand-up-and-be-counted.html</w:t>
        </w:r>
      </w:hyperlink>
    </w:p>
    <w:p w:rsidR="00AB6421" w:rsidRDefault="00237D99">
      <w:r>
        <w:t>[</w:t>
      </w:r>
      <w:r w:rsidR="00324FDB">
        <w:t>7</w:t>
      </w:r>
      <w:r>
        <w:t xml:space="preserve">] Facebook caching and performance, </w:t>
      </w:r>
      <w:hyperlink r:id="rId46" w:history="1">
        <w:r w:rsidRPr="00CC4505">
          <w:rPr>
            <w:rStyle w:val="Hyperlink"/>
          </w:rPr>
          <w:t>http://sizzo.org/talks/</w:t>
        </w:r>
      </w:hyperlink>
    </w:p>
    <w:p w:rsidR="00237D99" w:rsidRDefault="00237D99">
      <w:r>
        <w:t>[</w:t>
      </w:r>
      <w:r w:rsidR="00324FDB">
        <w:t>8</w:t>
      </w:r>
      <w:r>
        <w:t xml:space="preserve">] Scaling memcached at Facebook, </w:t>
      </w:r>
      <w:hyperlink r:id="rId47" w:history="1">
        <w:r w:rsidRPr="00CC4505">
          <w:rPr>
            <w:rStyle w:val="Hyperlink"/>
          </w:rPr>
          <w:t>http://www.facebook.com/note.php?note_id=39391378919</w:t>
        </w:r>
      </w:hyperlink>
      <w:r>
        <w:t xml:space="preserve">, </w:t>
      </w:r>
      <w:r w:rsidRPr="00237D99">
        <w:t>http://www.facebook.com/note.php?note_id=23844338919</w:t>
      </w:r>
    </w:p>
    <w:p w:rsidR="00B46B0E" w:rsidRDefault="00B46B0E">
      <w:r w:rsidRPr="00B46B0E">
        <w:t>Fault tolerance techniques for distributed systems</w:t>
      </w:r>
      <w:r>
        <w:t xml:space="preserve">, </w:t>
      </w:r>
      <w:r w:rsidRPr="00B46B0E">
        <w:t>http://www.ibm.com/developerworks/rational/library/114.html</w:t>
      </w:r>
    </w:p>
    <w:p w:rsidR="00D31229" w:rsidRDefault="000F1C51">
      <w:hyperlink r:id="rId48" w:history="1">
        <w:r w:rsidR="001A486E" w:rsidRPr="0099177E">
          <w:rPr>
            <w:rStyle w:val="Hyperlink"/>
          </w:rPr>
          <w:t>http://highscalability.squarespace.com</w:t>
        </w:r>
      </w:hyperlink>
    </w:p>
    <w:p w:rsidR="001A486E" w:rsidRDefault="001A486E" w:rsidP="001A486E">
      <w:r>
        <w:t xml:space="preserve">Building for the Cloud is Building for Scalability, </w:t>
      </w:r>
      <w:hyperlink r:id="rId49" w:history="1">
        <w:r w:rsidRPr="0099177E">
          <w:rPr>
            <w:rStyle w:val="Hyperlink"/>
          </w:rPr>
          <w:t>http://www.productionscale.com/home/2010/9/28/building-for-the-cloud-is-building-for-scalability.html</w:t>
        </w:r>
      </w:hyperlink>
    </w:p>
    <w:p w:rsidR="002A60A5" w:rsidRDefault="000F1C51">
      <w:hyperlink r:id="rId50" w:history="1">
        <w:r w:rsidR="002A60A5" w:rsidRPr="0099177E">
          <w:rPr>
            <w:rStyle w:val="Hyperlink"/>
          </w:rPr>
          <w:t>http://en.wikipedia.org/wiki/CAP_theorem</w:t>
        </w:r>
      </w:hyperlink>
    </w:p>
    <w:p w:rsidR="002A60A5" w:rsidRDefault="002A60A5">
      <w:r>
        <w:t xml:space="preserve">Towards Robust Distributed Systems, </w:t>
      </w:r>
      <w:hyperlink r:id="rId51" w:history="1">
        <w:r w:rsidRPr="0099177E">
          <w:rPr>
            <w:rStyle w:val="Hyperlink"/>
          </w:rPr>
          <w:t>http://www.cs.berkeley.edu/~brewer/cs262b-2004/PODC-keynote.pdf</w:t>
        </w:r>
      </w:hyperlink>
    </w:p>
    <w:p w:rsidR="002A60A5" w:rsidRDefault="00903C91">
      <w:r>
        <w:t xml:space="preserve">You Can’t Sacrifice Partition Tolerance, </w:t>
      </w:r>
      <w:hyperlink r:id="rId52" w:history="1">
        <w:r w:rsidRPr="0099177E">
          <w:rPr>
            <w:rStyle w:val="Hyperlink"/>
          </w:rPr>
          <w:t>http://codahale.com/you-cant-sacrifice-partition-tolerance/</w:t>
        </w:r>
      </w:hyperlink>
    </w:p>
    <w:p w:rsidR="00903C91" w:rsidRDefault="00903C91">
      <w:r>
        <w:t xml:space="preserve">Lessons from Giant Scale Services, </w:t>
      </w:r>
      <w:hyperlink r:id="rId53" w:history="1">
        <w:r w:rsidR="00D16433" w:rsidRPr="0099177E">
          <w:rPr>
            <w:rStyle w:val="Hyperlink"/>
          </w:rPr>
          <w:t>http://citeseerx.ist.psu.edu/viewdoc/download?doi=10.1.1.83.4274&amp;rep=rep1&amp;type=pdf</w:t>
        </w:r>
      </w:hyperlink>
    </w:p>
    <w:p w:rsidR="00D16433" w:rsidRDefault="00D16433">
      <w:r>
        <w:t xml:space="preserve">Amdahl’s Law, </w:t>
      </w:r>
      <w:r w:rsidRPr="00D16433">
        <w:t>http://en.wikipedia.org/wiki/Amdahl%27s_law</w:t>
      </w:r>
    </w:p>
    <w:p w:rsidR="002A60A5" w:rsidRDefault="002A60A5" w:rsidP="00AE5DA5"/>
    <w:sectPr w:rsidR="002A60A5" w:rsidSect="00026197">
      <w:pgSz w:w="12240" w:h="15840"/>
      <w:pgMar w:top="1440" w:right="1800" w:bottom="1440" w:left="1800" w:gutter="0"/>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Amy Brown" w:date="2011-11-17T15:03:00Z" w:initials="AB">
    <w:p w:rsidR="005C735F" w:rsidRDefault="005C735F">
      <w:pPr>
        <w:pStyle w:val="CommentText"/>
      </w:pPr>
      <w:r>
        <w:rPr>
          <w:rStyle w:val="CommentReference"/>
        </w:rPr>
        <w:annotationRef/>
      </w:r>
      <w:r>
        <w:t>Please specify what goals, or rewrite.</w:t>
      </w:r>
    </w:p>
  </w:comment>
  <w:comment w:id="208" w:author="Amy Brown" w:date="2011-11-17T20:45:00Z" w:initials="AB">
    <w:p w:rsidR="005C735F" w:rsidRDefault="005C735F">
      <w:pPr>
        <w:pStyle w:val="CommentText"/>
      </w:pPr>
      <w:r>
        <w:rPr>
          <w:rStyle w:val="CommentReference"/>
        </w:rPr>
        <w:annotationRef/>
      </w:r>
      <w:r>
        <w:t>Isn't this the same as the above, "very fast delivery when someone requests an image"?</w:t>
      </w:r>
    </w:p>
  </w:comment>
  <w:comment w:id="286" w:author="Amy Brown" w:date="2011-11-17T20:52:00Z" w:initials="AB">
    <w:p w:rsidR="005C735F" w:rsidRDefault="005C735F">
      <w:pPr>
        <w:pStyle w:val="CommentText"/>
      </w:pPr>
      <w:r>
        <w:rPr>
          <w:rStyle w:val="CommentReference"/>
        </w:rPr>
        <w:annotationRef/>
      </w:r>
      <w:r>
        <w:t>Not sure what this means - please rewrite or clarify.</w:t>
      </w:r>
    </w:p>
  </w:comment>
</w:comment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panose1 w:val="05000000000000000000"/>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5C27F32"/>
    <w:multiLevelType w:val="hybridMultilevel"/>
    <w:tmpl w:val="10B4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817B6C"/>
    <w:multiLevelType w:val="hybridMultilevel"/>
    <w:tmpl w:val="686A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807028"/>
    <w:multiLevelType w:val="hybridMultilevel"/>
    <w:tmpl w:val="D68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BF6284"/>
    <w:multiLevelType w:val="hybridMultilevel"/>
    <w:tmpl w:val="50762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670500"/>
    <w:multiLevelType w:val="hybridMultilevel"/>
    <w:tmpl w:val="DB84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trackRevisions/>
  <w:doNotTrackMoves/>
  <w:defaultTabStop w:val="720"/>
  <w:characterSpacingControl w:val="doNotCompress"/>
  <w:savePreviewPicture/>
  <w:compat>
    <w:useFELayout/>
  </w:compat>
  <w:rsids>
    <w:rsidRoot w:val="008619F3"/>
    <w:rsid w:val="00005B91"/>
    <w:rsid w:val="00014310"/>
    <w:rsid w:val="00025F6E"/>
    <w:rsid w:val="00026197"/>
    <w:rsid w:val="00027A04"/>
    <w:rsid w:val="000363E8"/>
    <w:rsid w:val="00041718"/>
    <w:rsid w:val="0004515E"/>
    <w:rsid w:val="000452C6"/>
    <w:rsid w:val="00045D66"/>
    <w:rsid w:val="00050F16"/>
    <w:rsid w:val="00071847"/>
    <w:rsid w:val="000778FC"/>
    <w:rsid w:val="00095064"/>
    <w:rsid w:val="000A1C84"/>
    <w:rsid w:val="000A55C6"/>
    <w:rsid w:val="000B345E"/>
    <w:rsid w:val="000B3741"/>
    <w:rsid w:val="000B44EA"/>
    <w:rsid w:val="000D698D"/>
    <w:rsid w:val="000D7EA1"/>
    <w:rsid w:val="000E3F2F"/>
    <w:rsid w:val="000E4853"/>
    <w:rsid w:val="000F1BE7"/>
    <w:rsid w:val="000F1C51"/>
    <w:rsid w:val="00104B63"/>
    <w:rsid w:val="00111B21"/>
    <w:rsid w:val="0013155F"/>
    <w:rsid w:val="00133CEA"/>
    <w:rsid w:val="001346D3"/>
    <w:rsid w:val="00134D19"/>
    <w:rsid w:val="00135FAA"/>
    <w:rsid w:val="00136BA9"/>
    <w:rsid w:val="001377F8"/>
    <w:rsid w:val="00137E5D"/>
    <w:rsid w:val="00140FBA"/>
    <w:rsid w:val="00160295"/>
    <w:rsid w:val="00163F8B"/>
    <w:rsid w:val="00165EF0"/>
    <w:rsid w:val="0016763F"/>
    <w:rsid w:val="00171377"/>
    <w:rsid w:val="00171A2F"/>
    <w:rsid w:val="00176D98"/>
    <w:rsid w:val="001842F2"/>
    <w:rsid w:val="001905D8"/>
    <w:rsid w:val="00197AE7"/>
    <w:rsid w:val="001A486E"/>
    <w:rsid w:val="001A7B6D"/>
    <w:rsid w:val="001D7CE8"/>
    <w:rsid w:val="001E16EA"/>
    <w:rsid w:val="001E3326"/>
    <w:rsid w:val="001E44B9"/>
    <w:rsid w:val="001F71E6"/>
    <w:rsid w:val="00214477"/>
    <w:rsid w:val="00232D9A"/>
    <w:rsid w:val="00237D99"/>
    <w:rsid w:val="00242827"/>
    <w:rsid w:val="002468EE"/>
    <w:rsid w:val="00254D9B"/>
    <w:rsid w:val="002566BE"/>
    <w:rsid w:val="0025676A"/>
    <w:rsid w:val="00261AE8"/>
    <w:rsid w:val="00272925"/>
    <w:rsid w:val="00277764"/>
    <w:rsid w:val="00281B12"/>
    <w:rsid w:val="002840FF"/>
    <w:rsid w:val="00284360"/>
    <w:rsid w:val="00297F61"/>
    <w:rsid w:val="002A60A5"/>
    <w:rsid w:val="002C295B"/>
    <w:rsid w:val="002C2B19"/>
    <w:rsid w:val="002C34DE"/>
    <w:rsid w:val="002D05E9"/>
    <w:rsid w:val="002D116F"/>
    <w:rsid w:val="002D5262"/>
    <w:rsid w:val="002E7B4E"/>
    <w:rsid w:val="002E7CEA"/>
    <w:rsid w:val="00300798"/>
    <w:rsid w:val="003106BF"/>
    <w:rsid w:val="00324FDB"/>
    <w:rsid w:val="00335E55"/>
    <w:rsid w:val="00341E42"/>
    <w:rsid w:val="00342B3B"/>
    <w:rsid w:val="003546F6"/>
    <w:rsid w:val="00354CDB"/>
    <w:rsid w:val="00356738"/>
    <w:rsid w:val="003603D9"/>
    <w:rsid w:val="0036197B"/>
    <w:rsid w:val="00364F0F"/>
    <w:rsid w:val="00381DFE"/>
    <w:rsid w:val="00387A43"/>
    <w:rsid w:val="00392881"/>
    <w:rsid w:val="00392A53"/>
    <w:rsid w:val="003A2AC4"/>
    <w:rsid w:val="003A7112"/>
    <w:rsid w:val="003B6AE5"/>
    <w:rsid w:val="003C6787"/>
    <w:rsid w:val="003C73D4"/>
    <w:rsid w:val="003D0BB2"/>
    <w:rsid w:val="003D24DE"/>
    <w:rsid w:val="003D6232"/>
    <w:rsid w:val="003E3447"/>
    <w:rsid w:val="003F2AC4"/>
    <w:rsid w:val="004056B4"/>
    <w:rsid w:val="00410D0F"/>
    <w:rsid w:val="004176A0"/>
    <w:rsid w:val="00437F8C"/>
    <w:rsid w:val="004478BE"/>
    <w:rsid w:val="00463EE2"/>
    <w:rsid w:val="00466D29"/>
    <w:rsid w:val="0047158E"/>
    <w:rsid w:val="00471606"/>
    <w:rsid w:val="00476F66"/>
    <w:rsid w:val="00484307"/>
    <w:rsid w:val="004A43CD"/>
    <w:rsid w:val="004B79F4"/>
    <w:rsid w:val="004D101B"/>
    <w:rsid w:val="004D585B"/>
    <w:rsid w:val="004E7A50"/>
    <w:rsid w:val="004F3BF3"/>
    <w:rsid w:val="004F7FBC"/>
    <w:rsid w:val="00511998"/>
    <w:rsid w:val="00546E93"/>
    <w:rsid w:val="00547841"/>
    <w:rsid w:val="00547B3E"/>
    <w:rsid w:val="00556399"/>
    <w:rsid w:val="00567815"/>
    <w:rsid w:val="00573462"/>
    <w:rsid w:val="00581DCB"/>
    <w:rsid w:val="0058364D"/>
    <w:rsid w:val="005930E8"/>
    <w:rsid w:val="005A0F67"/>
    <w:rsid w:val="005B084C"/>
    <w:rsid w:val="005C02B0"/>
    <w:rsid w:val="005C2E7D"/>
    <w:rsid w:val="005C735F"/>
    <w:rsid w:val="005D0392"/>
    <w:rsid w:val="005D0AAC"/>
    <w:rsid w:val="005F0C90"/>
    <w:rsid w:val="005F2F0E"/>
    <w:rsid w:val="00601B5B"/>
    <w:rsid w:val="00605EBF"/>
    <w:rsid w:val="00610EED"/>
    <w:rsid w:val="006110D1"/>
    <w:rsid w:val="0061158A"/>
    <w:rsid w:val="00621A5D"/>
    <w:rsid w:val="00635D53"/>
    <w:rsid w:val="00636719"/>
    <w:rsid w:val="00646640"/>
    <w:rsid w:val="006502DA"/>
    <w:rsid w:val="00660581"/>
    <w:rsid w:val="00680C4E"/>
    <w:rsid w:val="006816CA"/>
    <w:rsid w:val="006A02B7"/>
    <w:rsid w:val="006A409D"/>
    <w:rsid w:val="006C5073"/>
    <w:rsid w:val="006E0061"/>
    <w:rsid w:val="006E2332"/>
    <w:rsid w:val="006F6BDA"/>
    <w:rsid w:val="006F7B48"/>
    <w:rsid w:val="007022FF"/>
    <w:rsid w:val="007133DE"/>
    <w:rsid w:val="00717D71"/>
    <w:rsid w:val="0072125B"/>
    <w:rsid w:val="007215AD"/>
    <w:rsid w:val="007271B0"/>
    <w:rsid w:val="00727CAE"/>
    <w:rsid w:val="00744FF6"/>
    <w:rsid w:val="007541BD"/>
    <w:rsid w:val="00757B85"/>
    <w:rsid w:val="00762D16"/>
    <w:rsid w:val="007831B6"/>
    <w:rsid w:val="00786507"/>
    <w:rsid w:val="00796437"/>
    <w:rsid w:val="007B5E07"/>
    <w:rsid w:val="007D00E4"/>
    <w:rsid w:val="007D046F"/>
    <w:rsid w:val="007E35A3"/>
    <w:rsid w:val="007F2E06"/>
    <w:rsid w:val="00805FEF"/>
    <w:rsid w:val="0080704B"/>
    <w:rsid w:val="00834862"/>
    <w:rsid w:val="008416E4"/>
    <w:rsid w:val="008428C5"/>
    <w:rsid w:val="0085735D"/>
    <w:rsid w:val="00857F36"/>
    <w:rsid w:val="008619F3"/>
    <w:rsid w:val="008665EC"/>
    <w:rsid w:val="00877D31"/>
    <w:rsid w:val="00895C9D"/>
    <w:rsid w:val="00896068"/>
    <w:rsid w:val="0089699B"/>
    <w:rsid w:val="00897A85"/>
    <w:rsid w:val="008A4A50"/>
    <w:rsid w:val="008A75A6"/>
    <w:rsid w:val="008F1B5E"/>
    <w:rsid w:val="008F711B"/>
    <w:rsid w:val="008F7E3C"/>
    <w:rsid w:val="00903C91"/>
    <w:rsid w:val="009132EB"/>
    <w:rsid w:val="00913881"/>
    <w:rsid w:val="009164D1"/>
    <w:rsid w:val="00923992"/>
    <w:rsid w:val="00925787"/>
    <w:rsid w:val="0093497B"/>
    <w:rsid w:val="009364C0"/>
    <w:rsid w:val="00947F5F"/>
    <w:rsid w:val="00953011"/>
    <w:rsid w:val="009701EE"/>
    <w:rsid w:val="00970B7B"/>
    <w:rsid w:val="0098052C"/>
    <w:rsid w:val="00980776"/>
    <w:rsid w:val="009A3B2C"/>
    <w:rsid w:val="009B30FD"/>
    <w:rsid w:val="009B5228"/>
    <w:rsid w:val="009C6EF9"/>
    <w:rsid w:val="009D0E5F"/>
    <w:rsid w:val="009D283A"/>
    <w:rsid w:val="009E02D5"/>
    <w:rsid w:val="00A11A64"/>
    <w:rsid w:val="00A374BA"/>
    <w:rsid w:val="00A37BB4"/>
    <w:rsid w:val="00A44CDE"/>
    <w:rsid w:val="00A47D46"/>
    <w:rsid w:val="00A57EB1"/>
    <w:rsid w:val="00A64AAD"/>
    <w:rsid w:val="00A65E7F"/>
    <w:rsid w:val="00A67A80"/>
    <w:rsid w:val="00A700CF"/>
    <w:rsid w:val="00A8739E"/>
    <w:rsid w:val="00A90EEA"/>
    <w:rsid w:val="00A966DA"/>
    <w:rsid w:val="00A96BB3"/>
    <w:rsid w:val="00AA144F"/>
    <w:rsid w:val="00AA63DC"/>
    <w:rsid w:val="00AA7B8F"/>
    <w:rsid w:val="00AB0AAC"/>
    <w:rsid w:val="00AB6421"/>
    <w:rsid w:val="00AB6A4C"/>
    <w:rsid w:val="00AD2DAB"/>
    <w:rsid w:val="00AE4B42"/>
    <w:rsid w:val="00AE5DA5"/>
    <w:rsid w:val="00AF0356"/>
    <w:rsid w:val="00AF4B8E"/>
    <w:rsid w:val="00B066AA"/>
    <w:rsid w:val="00B066B3"/>
    <w:rsid w:val="00B20AAF"/>
    <w:rsid w:val="00B32A35"/>
    <w:rsid w:val="00B333B5"/>
    <w:rsid w:val="00B428B6"/>
    <w:rsid w:val="00B44FB4"/>
    <w:rsid w:val="00B46B0E"/>
    <w:rsid w:val="00B561C7"/>
    <w:rsid w:val="00B569AC"/>
    <w:rsid w:val="00B6095A"/>
    <w:rsid w:val="00B72EB3"/>
    <w:rsid w:val="00B7694C"/>
    <w:rsid w:val="00B82E15"/>
    <w:rsid w:val="00BA202C"/>
    <w:rsid w:val="00BA345F"/>
    <w:rsid w:val="00BB7417"/>
    <w:rsid w:val="00BC10BD"/>
    <w:rsid w:val="00BC59B4"/>
    <w:rsid w:val="00BD2843"/>
    <w:rsid w:val="00BF18CB"/>
    <w:rsid w:val="00BF4D64"/>
    <w:rsid w:val="00BF52AA"/>
    <w:rsid w:val="00BF74B2"/>
    <w:rsid w:val="00C123EC"/>
    <w:rsid w:val="00C3030C"/>
    <w:rsid w:val="00C37209"/>
    <w:rsid w:val="00C372F4"/>
    <w:rsid w:val="00C42111"/>
    <w:rsid w:val="00C449EE"/>
    <w:rsid w:val="00C45062"/>
    <w:rsid w:val="00C559F9"/>
    <w:rsid w:val="00C8128A"/>
    <w:rsid w:val="00C816F0"/>
    <w:rsid w:val="00C83B85"/>
    <w:rsid w:val="00C8472A"/>
    <w:rsid w:val="00C86DB2"/>
    <w:rsid w:val="00C90173"/>
    <w:rsid w:val="00C96411"/>
    <w:rsid w:val="00C97643"/>
    <w:rsid w:val="00C97945"/>
    <w:rsid w:val="00CB67FB"/>
    <w:rsid w:val="00CD4ED4"/>
    <w:rsid w:val="00CF75B3"/>
    <w:rsid w:val="00D01663"/>
    <w:rsid w:val="00D01D2A"/>
    <w:rsid w:val="00D13108"/>
    <w:rsid w:val="00D16433"/>
    <w:rsid w:val="00D1681B"/>
    <w:rsid w:val="00D22452"/>
    <w:rsid w:val="00D31229"/>
    <w:rsid w:val="00D34BB8"/>
    <w:rsid w:val="00D36C76"/>
    <w:rsid w:val="00D37F60"/>
    <w:rsid w:val="00D53EF2"/>
    <w:rsid w:val="00D549F7"/>
    <w:rsid w:val="00D651E2"/>
    <w:rsid w:val="00D673FE"/>
    <w:rsid w:val="00D71B5D"/>
    <w:rsid w:val="00D75421"/>
    <w:rsid w:val="00D80575"/>
    <w:rsid w:val="00D86207"/>
    <w:rsid w:val="00D87281"/>
    <w:rsid w:val="00D9586E"/>
    <w:rsid w:val="00D97E46"/>
    <w:rsid w:val="00DA630A"/>
    <w:rsid w:val="00DC3FB7"/>
    <w:rsid w:val="00DC4F53"/>
    <w:rsid w:val="00DD0D4D"/>
    <w:rsid w:val="00E06806"/>
    <w:rsid w:val="00E17DA5"/>
    <w:rsid w:val="00E209A7"/>
    <w:rsid w:val="00E2643D"/>
    <w:rsid w:val="00E367E6"/>
    <w:rsid w:val="00E51768"/>
    <w:rsid w:val="00E600A8"/>
    <w:rsid w:val="00E9027C"/>
    <w:rsid w:val="00EB6C01"/>
    <w:rsid w:val="00ED2474"/>
    <w:rsid w:val="00ED3619"/>
    <w:rsid w:val="00ED6934"/>
    <w:rsid w:val="00EF1937"/>
    <w:rsid w:val="00F00802"/>
    <w:rsid w:val="00F03A26"/>
    <w:rsid w:val="00F179B3"/>
    <w:rsid w:val="00F353BC"/>
    <w:rsid w:val="00F36583"/>
    <w:rsid w:val="00F37445"/>
    <w:rsid w:val="00F41762"/>
    <w:rsid w:val="00F46EF6"/>
    <w:rsid w:val="00F50F17"/>
    <w:rsid w:val="00F66C2D"/>
    <w:rsid w:val="00F83632"/>
    <w:rsid w:val="00F8417D"/>
    <w:rsid w:val="00F86BCC"/>
    <w:rsid w:val="00F9757D"/>
    <w:rsid w:val="00FA100D"/>
    <w:rsid w:val="00FA6AB6"/>
    <w:rsid w:val="00FD03EA"/>
    <w:rsid w:val="00FD1033"/>
    <w:rsid w:val="00FD1A8B"/>
    <w:rsid w:val="00FD3F50"/>
    <w:rsid w:val="00FD600E"/>
    <w:rsid w:val="00FE19A6"/>
    <w:rsid w:val="00FF468C"/>
    <w:rsid w:val="00FF53F2"/>
  </w:rsids>
  <m:mathPr>
    <m:mathFont m:val="Wingdings 2"/>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BB2"/>
    <w:pPr>
      <w:spacing w:before="120"/>
    </w:pPr>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 w:type="table" w:styleId="TableGrid">
    <w:name w:val="Table Grid"/>
    <w:basedOn w:val="TableNormal"/>
    <w:uiPriority w:val="59"/>
    <w:rsid w:val="009D0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E4"/>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 w:type="table" w:styleId="TableGrid">
    <w:name w:val="Table Grid"/>
    <w:basedOn w:val="TableNormal"/>
    <w:uiPriority w:val="59"/>
    <w:rsid w:val="009D0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0716977">
      <w:bodyDiv w:val="1"/>
      <w:marLeft w:val="0"/>
      <w:marRight w:val="0"/>
      <w:marTop w:val="0"/>
      <w:marBottom w:val="0"/>
      <w:divBdr>
        <w:top w:val="none" w:sz="0" w:space="0" w:color="auto"/>
        <w:left w:val="none" w:sz="0" w:space="0" w:color="auto"/>
        <w:bottom w:val="none" w:sz="0" w:space="0" w:color="auto"/>
        <w:right w:val="none" w:sz="0" w:space="0" w:color="auto"/>
      </w:divBdr>
    </w:div>
    <w:div w:id="1804806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katemats.com/2011/11/13/distributed-systems-basics-handling-failure-fault-tolerance-and-monitoring/"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hyperlink" Target="http://en.wikipedia.org/wiki/CAP_theorem" TargetMode="External"/><Relationship Id="rId51" Type="http://schemas.openxmlformats.org/officeDocument/2006/relationships/hyperlink" Target="http://www.cs.berkeley.edu/~brewer/cs262b-2004/PODC-keynote.pdf" TargetMode="External"/><Relationship Id="rId52" Type="http://schemas.openxmlformats.org/officeDocument/2006/relationships/hyperlink" Target="http://codahale.com/you-cant-sacrifice-partition-tolerance/" TargetMode="External"/><Relationship Id="rId53" Type="http://schemas.openxmlformats.org/officeDocument/2006/relationships/hyperlink" Target="http://citeseerx.ist.psu.edu/viewdoc/download?doi=10.1.1.83.4274&amp;rep=rep1&amp;type=pdf" TargetMode="External"/><Relationship Id="rId54" Type="http://schemas.openxmlformats.org/officeDocument/2006/relationships/fontTable" Target="fontTable.xml"/><Relationship Id="rId55" Type="http://schemas.openxmlformats.org/officeDocument/2006/relationships/theme" Target="theme/theme1.xml"/><Relationship Id="rId56" Type="http://schemas.microsoft.com/office/2007/relationships/stylesWithEffects" Target="stylesWithEffects.xml"/><Relationship Id="rId40" Type="http://schemas.openxmlformats.org/officeDocument/2006/relationships/hyperlink" Target="http://redis.io/" TargetMode="External"/><Relationship Id="rId41" Type="http://schemas.openxmlformats.org/officeDocument/2006/relationships/hyperlink" Target="http://polepos.org/" TargetMode="External"/><Relationship Id="rId42" Type="http://schemas.openxmlformats.org/officeDocument/2006/relationships/hyperlink" Target="http://polepos.sourceforge.net/results/PolePositionClientServer.pdf" TargetMode="External"/><Relationship Id="rId43" Type="http://schemas.openxmlformats.org/officeDocument/2006/relationships/hyperlink" Target="http://en.wikipedia.org/wiki/Unusual_software_bug" TargetMode="External"/><Relationship Id="rId44" Type="http://schemas.openxmlformats.org/officeDocument/2006/relationships/hyperlink" Target="http://queue.acm.org/detail.cfm?id=1563874" TargetMode="External"/><Relationship Id="rId45" Type="http://schemas.openxmlformats.org/officeDocument/2006/relationships/hyperlink" Target="http://booksearch.blogspot.com/2010/08/books-of-world-stand-up-and-be-counted.html" TargetMode="External"/><Relationship Id="rId46" Type="http://schemas.openxmlformats.org/officeDocument/2006/relationships/hyperlink" Target="http://sizzo.org/talks/" TargetMode="External"/><Relationship Id="rId47" Type="http://schemas.openxmlformats.org/officeDocument/2006/relationships/hyperlink" Target="http://www.facebook.com/note.php?note_id=39391378919" TargetMode="External"/><Relationship Id="rId48" Type="http://schemas.openxmlformats.org/officeDocument/2006/relationships/hyperlink" Target="http://highscalability.squarespace.com" TargetMode="External"/><Relationship Id="rId49" Type="http://schemas.openxmlformats.org/officeDocument/2006/relationships/hyperlink" Target="http://www.productionscale.com/home/2010/9/28/building-for-the-cloud-is-building-for-scalability.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jpeg"/><Relationship Id="rId7" Type="http://schemas.openxmlformats.org/officeDocument/2006/relationships/hyperlink" Target="http://httpd.apache.org/" TargetMode="External"/><Relationship Id="rId8" Type="http://schemas.openxmlformats.org/officeDocument/2006/relationships/hyperlink" Target="http://www.lighttpd.net/" TargetMode="External"/><Relationship Id="rId9" Type="http://schemas.openxmlformats.org/officeDocument/2006/relationships/hyperlink" Target="http://en.wikipedia.org/wiki/Gzip_compression" TargetMode="External"/><Relationship Id="rId30" Type="http://schemas.openxmlformats.org/officeDocument/2006/relationships/image" Target="media/image17.jpeg"/><Relationship Id="rId31" Type="http://schemas.openxmlformats.org/officeDocument/2006/relationships/image" Target="media/image18.png"/><Relationship Id="rId32" Type="http://schemas.openxmlformats.org/officeDocument/2006/relationships/hyperlink" Target="http://haproxy.1wt.eu/"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www.rabbitmq.com/" TargetMode="External"/><Relationship Id="rId37" Type="http://schemas.openxmlformats.org/officeDocument/2006/relationships/hyperlink" Target="http://activemq.apache.org/" TargetMode="External"/><Relationship Id="rId38" Type="http://schemas.openxmlformats.org/officeDocument/2006/relationships/hyperlink" Target="http://kr.github.com/beanstalkd/" TargetMode="External"/><Relationship Id="rId39" Type="http://schemas.openxmlformats.org/officeDocument/2006/relationships/hyperlink" Target="http://zookeeper.apache.org/"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memcached.org/"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en.wikipedia.org/wiki/Web_accelerator" TargetMode="External"/><Relationship Id="rId27" Type="http://schemas.openxmlformats.org/officeDocument/2006/relationships/hyperlink" Target="http://www.squid-cache.org/" TargetMode="External"/><Relationship Id="rId28" Type="http://schemas.openxmlformats.org/officeDocument/2006/relationships/hyperlink" Target="https://www.varnish-cache.org/" TargetMode="External"/><Relationship Id="rId29" Type="http://schemas.openxmlformats.org/officeDocument/2006/relationships/image" Target="media/image16.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21</Pages>
  <Words>7258</Words>
  <Characters>41371</Characters>
  <Application>Microsoft Macintosh Word</Application>
  <DocSecurity>0</DocSecurity>
  <Lines>344</Lines>
  <Paragraphs>82</Paragraphs>
  <ScaleCrop>false</ScaleCrop>
  <Company/>
  <LinksUpToDate>false</LinksUpToDate>
  <CharactersWithSpaces>50806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Amy Brown</cp:lastModifiedBy>
  <cp:revision>33</cp:revision>
  <cp:lastPrinted>2011-10-30T17:01:00Z</cp:lastPrinted>
  <dcterms:created xsi:type="dcterms:W3CDTF">2011-11-13T18:51:00Z</dcterms:created>
  <dcterms:modified xsi:type="dcterms:W3CDTF">2011-11-18T01:59:00Z</dcterms:modified>
</cp:coreProperties>
</file>